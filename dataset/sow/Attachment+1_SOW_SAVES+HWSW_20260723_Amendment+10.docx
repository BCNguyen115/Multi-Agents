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comments.xml" ContentType="application/vnd.openxmlformats-officedocument.wordprocessingml.comments+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579537" w14:textId="77777777" w:rsidR="008F4755" w:rsidRPr="0087114D" w:rsidRDefault="008F4755" w:rsidP="008F4755">
      <w:pPr>
        <w:jc w:val="center"/>
        <w:rPr>
          <w:rFonts w:ascii="Times New Roman" w:hAnsi="Times New Roman" w:cs="Times New Roman"/>
          <w:sz w:val="40"/>
          <w:szCs w:val="40"/>
        </w:rPr>
      </w:pPr>
      <w:r w:rsidRPr="0087114D">
        <w:rPr>
          <w:rFonts w:ascii="Times New Roman" w:hAnsi="Times New Roman" w:cs="Times New Roman"/>
          <w:sz w:val="40"/>
          <w:szCs w:val="40"/>
        </w:rPr>
        <w:t>Statement of Work</w:t>
      </w:r>
    </w:p>
    <w:p w14:paraId="2104195A" w14:textId="77777777" w:rsidR="008F4755" w:rsidRPr="0087114D" w:rsidRDefault="008F4755" w:rsidP="008F4755">
      <w:pPr>
        <w:jc w:val="center"/>
        <w:rPr>
          <w:rFonts w:ascii="Times New Roman" w:hAnsi="Times New Roman" w:cs="Times New Roman"/>
          <w:sz w:val="40"/>
          <w:szCs w:val="40"/>
        </w:rPr>
      </w:pPr>
    </w:p>
    <w:p w14:paraId="194DEA8C" w14:textId="3415D6D1" w:rsidR="008F4755" w:rsidRPr="0087114D" w:rsidRDefault="008F4755" w:rsidP="008F4755">
      <w:pPr>
        <w:jc w:val="center"/>
        <w:rPr>
          <w:rFonts w:ascii="Times New Roman" w:hAnsi="Times New Roman" w:cs="Times New Roman"/>
          <w:sz w:val="32"/>
          <w:szCs w:val="32"/>
        </w:rPr>
      </w:pPr>
      <w:r w:rsidRPr="0087114D">
        <w:rPr>
          <w:rFonts w:ascii="Times New Roman" w:hAnsi="Times New Roman" w:cs="Times New Roman"/>
          <w:sz w:val="40"/>
          <w:szCs w:val="40"/>
        </w:rPr>
        <w:t xml:space="preserve">Strategic Sourcing for the Acquisition of Various Equipment and Supplies (SAVES) Information Technology (IT) </w:t>
      </w:r>
      <w:r w:rsidR="006A7B6F" w:rsidRPr="0087114D">
        <w:rPr>
          <w:rFonts w:ascii="Times New Roman" w:hAnsi="Times New Roman" w:cs="Times New Roman"/>
          <w:sz w:val="40"/>
          <w:szCs w:val="40"/>
        </w:rPr>
        <w:t>Commercial</w:t>
      </w:r>
      <w:r w:rsidR="0098538C">
        <w:rPr>
          <w:rFonts w:ascii="Times New Roman" w:hAnsi="Times New Roman" w:cs="Times New Roman"/>
          <w:sz w:val="40"/>
          <w:szCs w:val="40"/>
        </w:rPr>
        <w:t xml:space="preserve"> Products</w:t>
      </w:r>
    </w:p>
    <w:p w14:paraId="5D2BC10B" w14:textId="77777777" w:rsidR="008F4755" w:rsidRPr="0087114D" w:rsidRDefault="008F4755" w:rsidP="008F4755">
      <w:pPr>
        <w:jc w:val="center"/>
        <w:rPr>
          <w:rFonts w:ascii="Times New Roman" w:hAnsi="Times New Roman" w:cs="Times New Roman"/>
          <w:sz w:val="32"/>
          <w:szCs w:val="32"/>
        </w:rPr>
      </w:pPr>
    </w:p>
    <w:p w14:paraId="7299A812" w14:textId="77777777" w:rsidR="008F4755" w:rsidRPr="0087114D" w:rsidRDefault="008F4755" w:rsidP="008F4755">
      <w:pPr>
        <w:jc w:val="center"/>
        <w:rPr>
          <w:rFonts w:ascii="Times New Roman" w:hAnsi="Times New Roman" w:cs="Times New Roman"/>
          <w:sz w:val="32"/>
          <w:szCs w:val="32"/>
        </w:rPr>
      </w:pPr>
    </w:p>
    <w:p w14:paraId="0BD1BC05" w14:textId="77777777" w:rsidR="008F4755" w:rsidRPr="0087114D" w:rsidRDefault="008F4755" w:rsidP="008F4755">
      <w:pPr>
        <w:jc w:val="center"/>
        <w:rPr>
          <w:rFonts w:ascii="Times New Roman" w:hAnsi="Times New Roman" w:cs="Times New Roman"/>
          <w:sz w:val="32"/>
          <w:szCs w:val="32"/>
        </w:rPr>
      </w:pPr>
    </w:p>
    <w:p w14:paraId="0826BA80" w14:textId="77777777" w:rsidR="008F4755" w:rsidRPr="0087114D" w:rsidRDefault="008F4755" w:rsidP="008F4755">
      <w:pPr>
        <w:jc w:val="center"/>
        <w:rPr>
          <w:rFonts w:ascii="Times New Roman" w:hAnsi="Times New Roman" w:cs="Times New Roman"/>
          <w:sz w:val="32"/>
          <w:szCs w:val="32"/>
        </w:rPr>
      </w:pPr>
    </w:p>
    <w:p w14:paraId="50CD7A32" w14:textId="77777777" w:rsidR="008F4755" w:rsidRPr="0087114D" w:rsidRDefault="008F4755" w:rsidP="008F4755">
      <w:pPr>
        <w:jc w:val="center"/>
        <w:rPr>
          <w:rFonts w:ascii="Times New Roman" w:hAnsi="Times New Roman" w:cs="Times New Roman"/>
          <w:sz w:val="32"/>
          <w:szCs w:val="32"/>
        </w:rPr>
      </w:pPr>
    </w:p>
    <w:p w14:paraId="75D5A4C1" w14:textId="77777777" w:rsidR="008F4755" w:rsidRPr="0087114D" w:rsidRDefault="008F4755" w:rsidP="008F4755">
      <w:pPr>
        <w:jc w:val="center"/>
        <w:rPr>
          <w:rFonts w:ascii="Times New Roman" w:hAnsi="Times New Roman" w:cs="Times New Roman"/>
          <w:sz w:val="32"/>
          <w:szCs w:val="32"/>
        </w:rPr>
      </w:pPr>
    </w:p>
    <w:p w14:paraId="201E8317" w14:textId="77777777" w:rsidR="008F4755" w:rsidRPr="0087114D" w:rsidRDefault="008F4755" w:rsidP="008F4755">
      <w:pPr>
        <w:jc w:val="center"/>
        <w:rPr>
          <w:rFonts w:ascii="Times New Roman" w:hAnsi="Times New Roman" w:cs="Times New Roman"/>
          <w:sz w:val="32"/>
          <w:szCs w:val="32"/>
        </w:rPr>
      </w:pPr>
    </w:p>
    <w:p w14:paraId="4D97D050" w14:textId="77777777" w:rsidR="008F4755" w:rsidRPr="0087114D" w:rsidRDefault="008F4755" w:rsidP="008F4755">
      <w:pPr>
        <w:jc w:val="center"/>
        <w:rPr>
          <w:rFonts w:ascii="Times New Roman" w:hAnsi="Times New Roman" w:cs="Times New Roman"/>
          <w:sz w:val="32"/>
          <w:szCs w:val="32"/>
        </w:rPr>
      </w:pPr>
    </w:p>
    <w:p w14:paraId="541F676D" w14:textId="77777777" w:rsidR="008F4755" w:rsidRPr="0087114D" w:rsidRDefault="008F4755" w:rsidP="008F4755">
      <w:pPr>
        <w:jc w:val="center"/>
        <w:rPr>
          <w:rFonts w:ascii="Times New Roman" w:hAnsi="Times New Roman" w:cs="Times New Roman"/>
          <w:sz w:val="32"/>
          <w:szCs w:val="32"/>
        </w:rPr>
      </w:pPr>
    </w:p>
    <w:p w14:paraId="53CF9CAF" w14:textId="77777777" w:rsidR="008F4755" w:rsidRPr="0087114D" w:rsidRDefault="008F4755" w:rsidP="008F4755">
      <w:pPr>
        <w:jc w:val="center"/>
        <w:rPr>
          <w:rFonts w:ascii="Times New Roman" w:hAnsi="Times New Roman" w:cs="Times New Roman"/>
          <w:sz w:val="32"/>
          <w:szCs w:val="32"/>
        </w:rPr>
      </w:pPr>
    </w:p>
    <w:p w14:paraId="5EBAC87A" w14:textId="631A3F9F" w:rsidR="008F4755" w:rsidRPr="0087114D" w:rsidRDefault="008F4755" w:rsidP="008F4755">
      <w:pPr>
        <w:jc w:val="center"/>
        <w:rPr>
          <w:rFonts w:ascii="Times New Roman" w:hAnsi="Times New Roman" w:cs="Times New Roman"/>
          <w:sz w:val="32"/>
          <w:szCs w:val="32"/>
        </w:rPr>
      </w:pPr>
    </w:p>
    <w:p w14:paraId="31265DE6" w14:textId="77777777" w:rsidR="008F4755" w:rsidRPr="0087114D" w:rsidRDefault="008F4755" w:rsidP="008F4755">
      <w:pPr>
        <w:jc w:val="center"/>
        <w:rPr>
          <w:rFonts w:ascii="Times New Roman" w:hAnsi="Times New Roman" w:cs="Times New Roman"/>
          <w:sz w:val="32"/>
          <w:szCs w:val="32"/>
        </w:rPr>
      </w:pPr>
    </w:p>
    <w:p w14:paraId="18F167BC" w14:textId="77777777" w:rsidR="00F422D9" w:rsidRDefault="00F422D9" w:rsidP="008F4755">
      <w:pPr>
        <w:jc w:val="right"/>
        <w:rPr>
          <w:rFonts w:ascii="Times New Roman" w:hAnsi="Times New Roman" w:cs="Times New Roman"/>
          <w:sz w:val="32"/>
          <w:szCs w:val="32"/>
        </w:rPr>
      </w:pPr>
    </w:p>
    <w:p w14:paraId="3EA9E788" w14:textId="5647BB83" w:rsidR="008F4755" w:rsidRPr="0087114D" w:rsidRDefault="008F4755" w:rsidP="008F4755">
      <w:pPr>
        <w:jc w:val="right"/>
        <w:rPr>
          <w:rFonts w:ascii="Times New Roman" w:hAnsi="Times New Roman" w:cs="Times New Roman"/>
          <w:sz w:val="32"/>
          <w:szCs w:val="32"/>
        </w:rPr>
      </w:pPr>
      <w:r w:rsidRPr="0087114D">
        <w:rPr>
          <w:rFonts w:ascii="Times New Roman" w:hAnsi="Times New Roman" w:cs="Times New Roman"/>
          <w:sz w:val="32"/>
          <w:szCs w:val="32"/>
        </w:rPr>
        <w:t>Office of Information &amp; Technology (AIT)</w:t>
      </w:r>
    </w:p>
    <w:p w14:paraId="172425E0" w14:textId="77777777" w:rsidR="008F4755" w:rsidRPr="0087114D" w:rsidRDefault="008F4755" w:rsidP="008F4755">
      <w:pPr>
        <w:jc w:val="right"/>
        <w:rPr>
          <w:rFonts w:ascii="Times New Roman" w:hAnsi="Times New Roman" w:cs="Times New Roman"/>
          <w:sz w:val="32"/>
          <w:szCs w:val="32"/>
        </w:rPr>
      </w:pPr>
      <w:r w:rsidRPr="0087114D">
        <w:rPr>
          <w:rFonts w:ascii="Times New Roman" w:hAnsi="Times New Roman" w:cs="Times New Roman"/>
          <w:sz w:val="32"/>
          <w:szCs w:val="32"/>
        </w:rPr>
        <w:t>Strategy &amp; Performance Service (ASP)</w:t>
      </w:r>
    </w:p>
    <w:p w14:paraId="22009DA4" w14:textId="3FD16106" w:rsidR="00093E18" w:rsidRPr="0087114D" w:rsidRDefault="003825B2" w:rsidP="008F4755">
      <w:pPr>
        <w:jc w:val="right"/>
        <w:rPr>
          <w:rFonts w:ascii="Times New Roman" w:hAnsi="Times New Roman" w:cs="Times New Roman"/>
          <w:sz w:val="32"/>
          <w:szCs w:val="32"/>
        </w:rPr>
      </w:pPr>
      <w:del w:id="0" w:author="Burns, Willaton (FAA)" w:date="2026-07-23T08:56:00Z" w16du:dateUtc="2026-07-23T12:56:00Z">
        <w:r w:rsidDel="002305A4">
          <w:rPr>
            <w:rFonts w:ascii="Times New Roman" w:hAnsi="Times New Roman" w:cs="Times New Roman"/>
            <w:sz w:val="32"/>
            <w:szCs w:val="32"/>
          </w:rPr>
          <w:delText>July 21</w:delText>
        </w:r>
        <w:r w:rsidR="001C0A9F" w:rsidDel="002305A4">
          <w:rPr>
            <w:rFonts w:ascii="Times New Roman" w:hAnsi="Times New Roman" w:cs="Times New Roman"/>
            <w:sz w:val="32"/>
            <w:szCs w:val="32"/>
          </w:rPr>
          <w:delText>,</w:delText>
        </w:r>
        <w:r w:rsidR="00A817B7" w:rsidRPr="0AD04818" w:rsidDel="002305A4">
          <w:rPr>
            <w:rFonts w:ascii="Times New Roman" w:hAnsi="Times New Roman" w:cs="Times New Roman"/>
            <w:sz w:val="32"/>
            <w:szCs w:val="32"/>
          </w:rPr>
          <w:delText xml:space="preserve"> 2025</w:delText>
        </w:r>
      </w:del>
      <w:ins w:id="1" w:author="Burns, Willaton (FAA)" w:date="2026-07-23T08:57:00Z" w16du:dateUtc="2026-07-23T12:57:00Z">
        <w:r w:rsidR="002305A4">
          <w:rPr>
            <w:rFonts w:ascii="Times New Roman" w:hAnsi="Times New Roman" w:cs="Times New Roman"/>
            <w:sz w:val="32"/>
            <w:szCs w:val="32"/>
          </w:rPr>
          <w:t>July 23, 2026</w:t>
        </w:r>
      </w:ins>
    </w:p>
    <w:p w14:paraId="56B7BE2B" w14:textId="274D29C2" w:rsidR="008F4755" w:rsidRPr="0087114D" w:rsidRDefault="008F4755" w:rsidP="008F4755">
      <w:pPr>
        <w:jc w:val="right"/>
        <w:rPr>
          <w:rFonts w:ascii="Times New Roman" w:hAnsi="Times New Roman" w:cs="Times New Roman"/>
          <w:sz w:val="32"/>
          <w:szCs w:val="32"/>
        </w:rPr>
      </w:pPr>
      <w:r w:rsidRPr="0087114D">
        <w:rPr>
          <w:rFonts w:ascii="Times New Roman" w:hAnsi="Times New Roman" w:cs="Times New Roman"/>
          <w:sz w:val="32"/>
          <w:szCs w:val="32"/>
        </w:rPr>
        <w:br w:type="page"/>
      </w:r>
    </w:p>
    <w:p w14:paraId="5673E479" w14:textId="46A700BA" w:rsidR="00953838" w:rsidRPr="00627946" w:rsidRDefault="008F4755" w:rsidP="00B77E99">
      <w:pPr>
        <w:pStyle w:val="TOC1"/>
        <w:rPr>
          <w:rFonts w:eastAsiaTheme="minorEastAsia"/>
        </w:rPr>
      </w:pPr>
      <w:r w:rsidRPr="00F422D9">
        <w:rPr>
          <w:rFonts w:asciiTheme="minorHAnsi" w:hAnsiTheme="minorHAnsi" w:cstheme="minorBidi"/>
        </w:rPr>
        <w:lastRenderedPageBreak/>
        <w:fldChar w:fldCharType="begin"/>
      </w:r>
      <w:r w:rsidRPr="0087114D">
        <w:instrText xml:space="preserve"> TOC \o "1-1" \h \z \u </w:instrText>
      </w:r>
      <w:r w:rsidRPr="00F422D9">
        <w:rPr>
          <w:rFonts w:asciiTheme="minorHAnsi" w:hAnsiTheme="minorHAnsi" w:cstheme="minorBidi"/>
        </w:rPr>
        <w:fldChar w:fldCharType="separate"/>
      </w:r>
      <w:r w:rsidR="00953838" w:rsidRPr="006C3E51">
        <w:rPr>
          <w:rPrChange w:id="2" w:author="Burns, Willaton (FAA)" w:date="2026-07-23T11:59:00Z" w16du:dateUtc="2026-07-23T15:59:00Z">
            <w:rPr>
              <w:rStyle w:val="Hyperlink"/>
              <w:rFonts w:ascii="Times New Roman" w:hAnsi="Times New Roman"/>
            </w:rPr>
          </w:rPrChange>
        </w:rPr>
        <w:t>1.</w:t>
      </w:r>
      <w:r w:rsidR="00953838" w:rsidRPr="00627946">
        <w:rPr>
          <w:rFonts w:eastAsiaTheme="minorEastAsia"/>
        </w:rPr>
        <w:tab/>
      </w:r>
      <w:r w:rsidR="00953838" w:rsidRPr="006C3E51">
        <w:rPr>
          <w:rPrChange w:id="3" w:author="Burns, Willaton (FAA)" w:date="2026-07-23T11:59:00Z" w16du:dateUtc="2026-07-23T15:59:00Z">
            <w:rPr>
              <w:rStyle w:val="Hyperlink"/>
              <w:rFonts w:ascii="Times New Roman" w:hAnsi="Times New Roman"/>
            </w:rPr>
          </w:rPrChange>
        </w:rPr>
        <w:t>OVERVIEW</w:t>
      </w:r>
      <w:r w:rsidR="00953838" w:rsidRPr="00627946">
        <w:rPr>
          <w:webHidden/>
        </w:rPr>
        <w:tab/>
        <w:t>4</w:t>
      </w:r>
    </w:p>
    <w:p w14:paraId="3710DBA3" w14:textId="4080DBD0" w:rsidR="00953838" w:rsidRPr="00627946" w:rsidRDefault="00953838" w:rsidP="00B77E99">
      <w:pPr>
        <w:pStyle w:val="TOC1"/>
        <w:rPr>
          <w:rFonts w:eastAsiaTheme="minorEastAsia"/>
        </w:rPr>
      </w:pPr>
      <w:hyperlink w:anchor="_Toc135289515" w:history="1">
        <w:r w:rsidRPr="00627946">
          <w:rPr>
            <w:rStyle w:val="Hyperlink"/>
            <w:rFonts w:ascii="Times New Roman" w:hAnsi="Times New Roman"/>
          </w:rPr>
          <w:t>2.</w:t>
        </w:r>
        <w:r w:rsidRPr="00627946">
          <w:rPr>
            <w:rFonts w:eastAsiaTheme="minorEastAsia"/>
          </w:rPr>
          <w:tab/>
        </w:r>
        <w:r w:rsidRPr="00627946">
          <w:rPr>
            <w:rStyle w:val="Hyperlink"/>
            <w:rFonts w:ascii="Times New Roman" w:hAnsi="Times New Roman"/>
          </w:rPr>
          <w:t>SCOPE</w:t>
        </w:r>
        <w:r w:rsidRPr="00627946">
          <w:rPr>
            <w:webHidden/>
          </w:rPr>
          <w:tab/>
        </w:r>
        <w:r w:rsidRPr="00627946">
          <w:rPr>
            <w:webHidden/>
          </w:rPr>
          <w:fldChar w:fldCharType="begin"/>
        </w:r>
        <w:r w:rsidRPr="00627946">
          <w:rPr>
            <w:webHidden/>
          </w:rPr>
          <w:instrText xml:space="preserve"> PAGEREF _Toc135289515 \h </w:instrText>
        </w:r>
        <w:r w:rsidRPr="00627946">
          <w:rPr>
            <w:webHidden/>
          </w:rPr>
        </w:r>
        <w:r w:rsidRPr="00627946">
          <w:rPr>
            <w:webHidden/>
          </w:rPr>
          <w:fldChar w:fldCharType="separate"/>
        </w:r>
        <w:r w:rsidRPr="00627946">
          <w:rPr>
            <w:webHidden/>
          </w:rPr>
          <w:t>4</w:t>
        </w:r>
        <w:r w:rsidRPr="00627946">
          <w:rPr>
            <w:webHidden/>
          </w:rPr>
          <w:fldChar w:fldCharType="end"/>
        </w:r>
      </w:hyperlink>
    </w:p>
    <w:p w14:paraId="1CC6C25A" w14:textId="439F245D" w:rsidR="00953838" w:rsidRPr="00627946" w:rsidRDefault="00953838" w:rsidP="00B77E99">
      <w:pPr>
        <w:pStyle w:val="TOC1"/>
        <w:rPr>
          <w:rFonts w:eastAsiaTheme="minorEastAsia"/>
        </w:rPr>
      </w:pPr>
      <w:hyperlink w:anchor="_Toc135289516" w:history="1">
        <w:r w:rsidRPr="00627946">
          <w:rPr>
            <w:rStyle w:val="Hyperlink"/>
            <w:rFonts w:ascii="Times New Roman" w:hAnsi="Times New Roman"/>
          </w:rPr>
          <w:t>3.</w:t>
        </w:r>
        <w:r w:rsidRPr="00627946">
          <w:rPr>
            <w:rFonts w:eastAsiaTheme="minorEastAsia"/>
          </w:rPr>
          <w:tab/>
        </w:r>
        <w:r w:rsidRPr="00627946">
          <w:rPr>
            <w:rStyle w:val="Hyperlink"/>
            <w:rFonts w:ascii="Times New Roman" w:hAnsi="Times New Roman"/>
          </w:rPr>
          <w:t>ACRONYMS</w:t>
        </w:r>
        <w:r w:rsidRPr="00627946">
          <w:rPr>
            <w:webHidden/>
          </w:rPr>
          <w:tab/>
        </w:r>
        <w:r w:rsidRPr="00627946">
          <w:rPr>
            <w:webHidden/>
          </w:rPr>
          <w:fldChar w:fldCharType="begin"/>
        </w:r>
        <w:r w:rsidRPr="00627946">
          <w:rPr>
            <w:webHidden/>
          </w:rPr>
          <w:instrText xml:space="preserve"> PAGEREF _Toc135289516 \h </w:instrText>
        </w:r>
        <w:r w:rsidRPr="00627946">
          <w:rPr>
            <w:webHidden/>
          </w:rPr>
        </w:r>
        <w:r w:rsidRPr="00627946">
          <w:rPr>
            <w:webHidden/>
          </w:rPr>
          <w:fldChar w:fldCharType="separate"/>
        </w:r>
        <w:r w:rsidRPr="00627946">
          <w:rPr>
            <w:webHidden/>
          </w:rPr>
          <w:t>5</w:t>
        </w:r>
        <w:r w:rsidRPr="00627946">
          <w:rPr>
            <w:webHidden/>
          </w:rPr>
          <w:fldChar w:fldCharType="end"/>
        </w:r>
      </w:hyperlink>
    </w:p>
    <w:p w14:paraId="101AAAC6" w14:textId="27CD4555" w:rsidR="00953838" w:rsidRPr="00627946" w:rsidRDefault="00953838" w:rsidP="00B77E99">
      <w:pPr>
        <w:pStyle w:val="TOC1"/>
        <w:rPr>
          <w:rFonts w:eastAsiaTheme="minorEastAsia"/>
        </w:rPr>
      </w:pPr>
      <w:hyperlink w:anchor="_Toc135289517" w:history="1">
        <w:r w:rsidRPr="00627946">
          <w:rPr>
            <w:rStyle w:val="Hyperlink"/>
            <w:rFonts w:ascii="Times New Roman" w:hAnsi="Times New Roman"/>
          </w:rPr>
          <w:t>4.</w:t>
        </w:r>
        <w:r w:rsidRPr="00627946">
          <w:rPr>
            <w:rFonts w:eastAsiaTheme="minorEastAsia"/>
          </w:rPr>
          <w:tab/>
        </w:r>
        <w:r w:rsidRPr="00627946">
          <w:rPr>
            <w:rStyle w:val="Hyperlink"/>
            <w:rFonts w:ascii="Times New Roman" w:hAnsi="Times New Roman"/>
          </w:rPr>
          <w:t>REFERENCES</w:t>
        </w:r>
        <w:r w:rsidRPr="00627946">
          <w:rPr>
            <w:webHidden/>
          </w:rPr>
          <w:tab/>
        </w:r>
        <w:r w:rsidRPr="00627946">
          <w:rPr>
            <w:webHidden/>
          </w:rPr>
          <w:fldChar w:fldCharType="begin"/>
        </w:r>
        <w:r w:rsidRPr="00627946">
          <w:rPr>
            <w:webHidden/>
          </w:rPr>
          <w:instrText xml:space="preserve"> PAGEREF _Toc135289517 \h </w:instrText>
        </w:r>
        <w:r w:rsidRPr="00627946">
          <w:rPr>
            <w:webHidden/>
          </w:rPr>
        </w:r>
        <w:r w:rsidRPr="00627946">
          <w:rPr>
            <w:webHidden/>
          </w:rPr>
          <w:fldChar w:fldCharType="separate"/>
        </w:r>
        <w:r w:rsidRPr="00627946">
          <w:rPr>
            <w:webHidden/>
          </w:rPr>
          <w:t>5</w:t>
        </w:r>
        <w:r w:rsidRPr="00627946">
          <w:rPr>
            <w:webHidden/>
          </w:rPr>
          <w:fldChar w:fldCharType="end"/>
        </w:r>
      </w:hyperlink>
    </w:p>
    <w:p w14:paraId="6A162A9F" w14:textId="2F2CFB0A" w:rsidR="00953838" w:rsidRDefault="00953838" w:rsidP="00B77E99">
      <w:pPr>
        <w:pStyle w:val="TOC1"/>
      </w:pPr>
      <w:hyperlink w:anchor="_Toc135289518" w:history="1">
        <w:r w:rsidRPr="00627946">
          <w:rPr>
            <w:rStyle w:val="Hyperlink"/>
            <w:rFonts w:ascii="Times New Roman" w:hAnsi="Times New Roman"/>
          </w:rPr>
          <w:t>5.</w:t>
        </w:r>
        <w:r w:rsidRPr="00627946">
          <w:rPr>
            <w:rFonts w:eastAsiaTheme="minorEastAsia"/>
          </w:rPr>
          <w:tab/>
        </w:r>
        <w:r w:rsidR="00E56651">
          <w:rPr>
            <w:rFonts w:eastAsiaTheme="minorEastAsia"/>
          </w:rPr>
          <w:t xml:space="preserve">IT </w:t>
        </w:r>
        <w:r w:rsidRPr="00627946">
          <w:rPr>
            <w:rStyle w:val="Hyperlink"/>
            <w:rFonts w:ascii="Times New Roman" w:hAnsi="Times New Roman"/>
          </w:rPr>
          <w:t>REQUIREMENTS</w:t>
        </w:r>
        <w:r w:rsidR="00E56651">
          <w:rPr>
            <w:rStyle w:val="Hyperlink"/>
            <w:rFonts w:ascii="Times New Roman" w:hAnsi="Times New Roman"/>
          </w:rPr>
          <w:t xml:space="preserve"> </w:t>
        </w:r>
        <w:r w:rsidRPr="00627946">
          <w:rPr>
            <w:webHidden/>
          </w:rPr>
          <w:tab/>
        </w:r>
        <w:r w:rsidR="0034796E">
          <w:rPr>
            <w:webHidden/>
          </w:rPr>
          <w:t>7</w:t>
        </w:r>
      </w:hyperlink>
    </w:p>
    <w:p w14:paraId="5738BE10" w14:textId="590EC3EF" w:rsidR="00E16991" w:rsidRPr="00E16991" w:rsidRDefault="00E16991" w:rsidP="00E02C4A">
      <w:pPr>
        <w:spacing w:after="100"/>
        <w:ind w:left="662" w:hanging="662"/>
        <w:rPr>
          <w:rFonts w:ascii="Times New Roman" w:hAnsi="Times New Roman" w:cs="Times New Roman"/>
          <w:sz w:val="24"/>
          <w:szCs w:val="24"/>
        </w:rPr>
      </w:pPr>
      <w:r>
        <w:rPr>
          <w:rFonts w:ascii="Times New Roman" w:hAnsi="Times New Roman" w:cs="Times New Roman"/>
          <w:sz w:val="24"/>
          <w:szCs w:val="24"/>
        </w:rPr>
        <w:t>5.1</w:t>
      </w:r>
      <w:r>
        <w:rPr>
          <w:rFonts w:ascii="Times New Roman" w:hAnsi="Times New Roman" w:cs="Times New Roman"/>
          <w:sz w:val="24"/>
          <w:szCs w:val="24"/>
        </w:rPr>
        <w:tab/>
      </w:r>
      <w:r w:rsidRPr="00E16991">
        <w:rPr>
          <w:rFonts w:ascii="Times New Roman" w:hAnsi="Times New Roman" w:cs="Times New Roman"/>
          <w:sz w:val="24"/>
          <w:szCs w:val="24"/>
        </w:rPr>
        <w:t>CONTRACT LINE ITEM NUMBERS</w:t>
      </w:r>
      <w:r w:rsidR="00E02C4A">
        <w:rPr>
          <w:rFonts w:ascii="Times New Roman" w:hAnsi="Times New Roman" w:cs="Times New Roman"/>
          <w:sz w:val="24"/>
          <w:szCs w:val="24"/>
        </w:rPr>
        <w:t xml:space="preserve"> </w:t>
      </w:r>
      <w:r w:rsidRPr="00E16991">
        <w:rPr>
          <w:rFonts w:ascii="Times New Roman" w:hAnsi="Times New Roman" w:cs="Times New Roman"/>
          <w:sz w:val="24"/>
          <w:szCs w:val="24"/>
        </w:rPr>
        <w:t>(CLIN</w:t>
      </w:r>
      <w:r w:rsidR="00E02C4A">
        <w:rPr>
          <w:rFonts w:ascii="Times New Roman" w:hAnsi="Times New Roman" w:cs="Times New Roman"/>
          <w:sz w:val="24"/>
          <w:szCs w:val="24"/>
        </w:rPr>
        <w:t>s)</w:t>
      </w:r>
      <w:r w:rsidR="00E02C4A" w:rsidRPr="00E02C4A">
        <w:rPr>
          <w:rFonts w:ascii="Times New Roman" w:hAnsi="Times New Roman" w:cs="Times New Roman"/>
          <w:webHidden/>
          <w:sz w:val="24"/>
          <w:szCs w:val="24"/>
        </w:rPr>
        <w:t>………………………………</w:t>
      </w:r>
      <w:r w:rsidR="00E02C4A">
        <w:rPr>
          <w:rFonts w:ascii="Times New Roman" w:hAnsi="Times New Roman" w:cs="Times New Roman"/>
          <w:webHidden/>
          <w:sz w:val="24"/>
          <w:szCs w:val="24"/>
        </w:rPr>
        <w:t>….</w:t>
      </w:r>
      <w:r w:rsidR="00E02C4A" w:rsidRPr="00E02C4A">
        <w:rPr>
          <w:rFonts w:ascii="Times New Roman" w:hAnsi="Times New Roman" w:cs="Times New Roman"/>
          <w:webHidden/>
          <w:sz w:val="24"/>
          <w:szCs w:val="24"/>
        </w:rPr>
        <w:t>………</w:t>
      </w:r>
      <w:r w:rsidR="0034796E">
        <w:rPr>
          <w:rFonts w:ascii="Times New Roman" w:hAnsi="Times New Roman" w:cs="Times New Roman"/>
          <w:sz w:val="24"/>
          <w:szCs w:val="24"/>
        </w:rPr>
        <w:t>7</w:t>
      </w:r>
    </w:p>
    <w:p w14:paraId="684B7014" w14:textId="64880862" w:rsidR="00953838" w:rsidRPr="00627946" w:rsidRDefault="001D76E7" w:rsidP="00B77E99">
      <w:pPr>
        <w:pStyle w:val="TOC1"/>
        <w:rPr>
          <w:rFonts w:eastAsiaTheme="minorEastAsia"/>
        </w:rPr>
      </w:pPr>
      <w:hyperlink w:anchor="_Toc135289520" w:history="1">
        <w:r>
          <w:rPr>
            <w:rStyle w:val="Hyperlink"/>
            <w:rFonts w:ascii="Times New Roman" w:hAnsi="Times New Roman"/>
          </w:rPr>
          <w:t>6</w:t>
        </w:r>
        <w:r w:rsidR="00953838" w:rsidRPr="00627946">
          <w:rPr>
            <w:rStyle w:val="Hyperlink"/>
            <w:rFonts w:ascii="Times New Roman" w:hAnsi="Times New Roman"/>
          </w:rPr>
          <w:t>.</w:t>
        </w:r>
        <w:r w:rsidR="00953838" w:rsidRPr="00627946">
          <w:rPr>
            <w:rFonts w:eastAsiaTheme="minorEastAsia"/>
          </w:rPr>
          <w:tab/>
        </w:r>
        <w:r w:rsidR="00953838" w:rsidRPr="00627946">
          <w:rPr>
            <w:rStyle w:val="Hyperlink"/>
            <w:rFonts w:ascii="Times New Roman" w:hAnsi="Times New Roman"/>
          </w:rPr>
          <w:t>PERSONAL</w:t>
        </w:r>
        <w:r w:rsidR="00953838" w:rsidRPr="00627946">
          <w:rPr>
            <w:rStyle w:val="Hyperlink"/>
            <w:rFonts w:ascii="Times New Roman" w:hAnsi="Times New Roman"/>
            <w:spacing w:val="-2"/>
          </w:rPr>
          <w:t xml:space="preserve"> </w:t>
        </w:r>
        <w:r w:rsidR="00953838" w:rsidRPr="00627946">
          <w:rPr>
            <w:rStyle w:val="Hyperlink"/>
            <w:rFonts w:ascii="Times New Roman" w:hAnsi="Times New Roman"/>
          </w:rPr>
          <w:t>COMPUTING</w:t>
        </w:r>
        <w:r w:rsidR="00953838" w:rsidRPr="00627946">
          <w:rPr>
            <w:rStyle w:val="Hyperlink"/>
            <w:rFonts w:ascii="Times New Roman" w:hAnsi="Times New Roman"/>
            <w:spacing w:val="-2"/>
          </w:rPr>
          <w:t xml:space="preserve"> </w:t>
        </w:r>
        <w:r w:rsidR="00953838" w:rsidRPr="00627946">
          <w:rPr>
            <w:rStyle w:val="Hyperlink"/>
            <w:rFonts w:ascii="Times New Roman" w:hAnsi="Times New Roman"/>
          </w:rPr>
          <w:t>DEVICES</w:t>
        </w:r>
        <w:r w:rsidR="00953838" w:rsidRPr="00627946">
          <w:rPr>
            <w:webHidden/>
          </w:rPr>
          <w:tab/>
        </w:r>
        <w:r w:rsidR="0034796E">
          <w:rPr>
            <w:webHidden/>
          </w:rPr>
          <w:t>9</w:t>
        </w:r>
      </w:hyperlink>
    </w:p>
    <w:p w14:paraId="3117AB93" w14:textId="098D7B3D" w:rsidR="00953838" w:rsidRPr="00627946" w:rsidRDefault="001D76E7" w:rsidP="00B77E99">
      <w:pPr>
        <w:pStyle w:val="TOC1"/>
        <w:rPr>
          <w:rFonts w:eastAsiaTheme="minorEastAsia"/>
        </w:rPr>
      </w:pPr>
      <w:hyperlink w:anchor="_Toc135289521" w:history="1">
        <w:r>
          <w:rPr>
            <w:rStyle w:val="Hyperlink"/>
            <w:rFonts w:ascii="Times New Roman" w:hAnsi="Times New Roman"/>
          </w:rPr>
          <w:t>7</w:t>
        </w:r>
        <w:r w:rsidR="00953838" w:rsidRPr="00627946">
          <w:rPr>
            <w:rStyle w:val="Hyperlink"/>
            <w:rFonts w:ascii="Times New Roman" w:hAnsi="Times New Roman"/>
          </w:rPr>
          <w:t>.</w:t>
        </w:r>
        <w:r w:rsidR="00953838" w:rsidRPr="00627946">
          <w:rPr>
            <w:rFonts w:eastAsiaTheme="minorEastAsia"/>
          </w:rPr>
          <w:tab/>
        </w:r>
        <w:r w:rsidR="00953838" w:rsidRPr="00627946">
          <w:rPr>
            <w:rStyle w:val="Hyperlink"/>
            <w:rFonts w:ascii="Times New Roman" w:hAnsi="Times New Roman"/>
          </w:rPr>
          <w:t>SERVERS,</w:t>
        </w:r>
        <w:r w:rsidR="00953838" w:rsidRPr="00627946">
          <w:rPr>
            <w:rStyle w:val="Hyperlink"/>
            <w:rFonts w:ascii="Times New Roman" w:hAnsi="Times New Roman"/>
            <w:spacing w:val="-7"/>
          </w:rPr>
          <w:t xml:space="preserve"> </w:t>
        </w:r>
        <w:r w:rsidR="00953838" w:rsidRPr="00627946">
          <w:rPr>
            <w:rStyle w:val="Hyperlink"/>
            <w:rFonts w:ascii="Times New Roman" w:hAnsi="Times New Roman"/>
          </w:rPr>
          <w:t>STORAGE</w:t>
        </w:r>
        <w:r w:rsidR="00953838" w:rsidRPr="00627946">
          <w:rPr>
            <w:rStyle w:val="Hyperlink"/>
            <w:rFonts w:ascii="Times New Roman" w:hAnsi="Times New Roman"/>
            <w:spacing w:val="-6"/>
          </w:rPr>
          <w:t xml:space="preserve"> </w:t>
        </w:r>
        <w:r w:rsidR="00953838" w:rsidRPr="00627946">
          <w:rPr>
            <w:rStyle w:val="Hyperlink"/>
            <w:rFonts w:ascii="Times New Roman" w:hAnsi="Times New Roman"/>
          </w:rPr>
          <w:t>SYSTEMS,</w:t>
        </w:r>
        <w:r w:rsidR="00953838" w:rsidRPr="00627946">
          <w:rPr>
            <w:rStyle w:val="Hyperlink"/>
            <w:rFonts w:ascii="Times New Roman" w:hAnsi="Times New Roman"/>
            <w:spacing w:val="-5"/>
          </w:rPr>
          <w:t xml:space="preserve"> </w:t>
        </w:r>
        <w:r w:rsidR="00953838" w:rsidRPr="00627946">
          <w:rPr>
            <w:rStyle w:val="Hyperlink"/>
            <w:rFonts w:ascii="Times New Roman" w:hAnsi="Times New Roman"/>
          </w:rPr>
          <w:t>NETWORK</w:t>
        </w:r>
        <w:r w:rsidR="00953838" w:rsidRPr="00627946">
          <w:rPr>
            <w:rStyle w:val="Hyperlink"/>
            <w:rFonts w:ascii="Times New Roman" w:hAnsi="Times New Roman"/>
            <w:spacing w:val="-6"/>
          </w:rPr>
          <w:t xml:space="preserve"> </w:t>
        </w:r>
        <w:r w:rsidR="00953838" w:rsidRPr="00627946">
          <w:rPr>
            <w:rStyle w:val="Hyperlink"/>
            <w:rFonts w:ascii="Times New Roman" w:hAnsi="Times New Roman"/>
          </w:rPr>
          <w:t>DEVICES</w:t>
        </w:r>
        <w:r w:rsidR="00953838" w:rsidRPr="00627946">
          <w:rPr>
            <w:webHidden/>
          </w:rPr>
          <w:tab/>
        </w:r>
        <w:r w:rsidR="0034796E">
          <w:rPr>
            <w:webHidden/>
          </w:rPr>
          <w:t>11</w:t>
        </w:r>
      </w:hyperlink>
    </w:p>
    <w:p w14:paraId="340320D4" w14:textId="0EB34C83" w:rsidR="00080DEB" w:rsidRDefault="00B83FAE" w:rsidP="00080DEB">
      <w:pPr>
        <w:rPr>
          <w:rFonts w:ascii="Times New Roman" w:hAnsi="Times New Roman" w:cs="Times New Roman"/>
          <w:sz w:val="24"/>
          <w:szCs w:val="24"/>
        </w:rPr>
      </w:pPr>
      <w:r>
        <w:rPr>
          <w:rFonts w:ascii="Times New Roman" w:hAnsi="Times New Roman" w:cs="Times New Roman"/>
          <w:sz w:val="24"/>
          <w:szCs w:val="24"/>
        </w:rPr>
        <w:t>8</w:t>
      </w:r>
      <w:r w:rsidR="00080DEB" w:rsidRPr="00080DEB">
        <w:rPr>
          <w:rFonts w:ascii="Times New Roman" w:hAnsi="Times New Roman" w:cs="Times New Roman"/>
          <w:sz w:val="24"/>
          <w:szCs w:val="24"/>
        </w:rPr>
        <w:t>.</w:t>
      </w:r>
      <w:r w:rsidR="00080DEB" w:rsidRPr="00080DEB">
        <w:rPr>
          <w:rFonts w:ascii="Times New Roman" w:hAnsi="Times New Roman" w:cs="Times New Roman"/>
          <w:sz w:val="24"/>
          <w:szCs w:val="24"/>
        </w:rPr>
        <w:tab/>
      </w:r>
      <w:r w:rsidR="00080DEB">
        <w:rPr>
          <w:rFonts w:ascii="Times New Roman" w:hAnsi="Times New Roman" w:cs="Times New Roman"/>
          <w:sz w:val="24"/>
          <w:szCs w:val="24"/>
        </w:rPr>
        <w:t>TELECOMMUNICATIONS</w:t>
      </w:r>
      <w:r w:rsidR="00080DEB" w:rsidRPr="00080DEB">
        <w:rPr>
          <w:rFonts w:ascii="Times New Roman" w:hAnsi="Times New Roman" w:cs="Times New Roman"/>
          <w:sz w:val="24"/>
          <w:szCs w:val="24"/>
        </w:rPr>
        <w:t xml:space="preserve">, VIDEO, AUDIO/VISUAL </w:t>
      </w:r>
      <w:r w:rsidR="00080DEB">
        <w:rPr>
          <w:rFonts w:ascii="Times New Roman" w:hAnsi="Times New Roman" w:cs="Times New Roman"/>
          <w:sz w:val="24"/>
          <w:szCs w:val="24"/>
        </w:rPr>
        <w:t>EQUIPMENT</w:t>
      </w:r>
      <w:r w:rsidR="00247BC4">
        <w:rPr>
          <w:rFonts w:ascii="Times New Roman" w:hAnsi="Times New Roman" w:cs="Times New Roman"/>
          <w:sz w:val="24"/>
          <w:szCs w:val="24"/>
        </w:rPr>
        <w:t>……………...</w:t>
      </w:r>
      <w:r w:rsidR="002F4A0E">
        <w:rPr>
          <w:rFonts w:ascii="Times New Roman" w:hAnsi="Times New Roman" w:cs="Times New Roman"/>
          <w:sz w:val="24"/>
          <w:szCs w:val="24"/>
        </w:rPr>
        <w:t>11</w:t>
      </w:r>
    </w:p>
    <w:p w14:paraId="40AFDA0D" w14:textId="74A49852" w:rsidR="004629D3" w:rsidRDefault="00B83FAE" w:rsidP="00080DEB">
      <w:pPr>
        <w:rPr>
          <w:rFonts w:ascii="Times New Roman" w:hAnsi="Times New Roman" w:cs="Times New Roman"/>
          <w:sz w:val="24"/>
          <w:szCs w:val="24"/>
        </w:rPr>
      </w:pPr>
      <w:r>
        <w:rPr>
          <w:rFonts w:ascii="Times New Roman" w:hAnsi="Times New Roman" w:cs="Times New Roman"/>
          <w:sz w:val="24"/>
          <w:szCs w:val="24"/>
        </w:rPr>
        <w:t>9</w:t>
      </w:r>
      <w:r w:rsidR="004629D3">
        <w:rPr>
          <w:rFonts w:ascii="Times New Roman" w:hAnsi="Times New Roman" w:cs="Times New Roman"/>
          <w:sz w:val="24"/>
          <w:szCs w:val="24"/>
        </w:rPr>
        <w:t>.</w:t>
      </w:r>
      <w:r w:rsidR="004629D3" w:rsidRPr="004629D3">
        <w:t xml:space="preserve"> </w:t>
      </w:r>
      <w:r w:rsidR="004629D3">
        <w:tab/>
      </w:r>
      <w:r w:rsidR="004629D3" w:rsidRPr="004629D3">
        <w:rPr>
          <w:rFonts w:ascii="Times New Roman" w:hAnsi="Times New Roman" w:cs="Times New Roman"/>
          <w:sz w:val="24"/>
          <w:szCs w:val="24"/>
        </w:rPr>
        <w:t xml:space="preserve">SOFTWARE LICENSE, SUBSCRIPTIONS, </w:t>
      </w:r>
      <w:r w:rsidR="002F4A0E">
        <w:rPr>
          <w:rFonts w:ascii="Times New Roman" w:hAnsi="Times New Roman" w:cs="Times New Roman"/>
          <w:sz w:val="24"/>
          <w:szCs w:val="24"/>
        </w:rPr>
        <w:t>&amp;</w:t>
      </w:r>
      <w:r w:rsidR="004629D3" w:rsidRPr="004629D3">
        <w:rPr>
          <w:rFonts w:ascii="Times New Roman" w:hAnsi="Times New Roman" w:cs="Times New Roman"/>
          <w:sz w:val="24"/>
          <w:szCs w:val="24"/>
        </w:rPr>
        <w:t xml:space="preserve"> MAINTENANCE AGREEMENTS</w:t>
      </w:r>
      <w:r w:rsidR="00247BC4">
        <w:rPr>
          <w:rFonts w:ascii="Times New Roman" w:hAnsi="Times New Roman" w:cs="Times New Roman"/>
          <w:sz w:val="24"/>
          <w:szCs w:val="24"/>
        </w:rPr>
        <w:t>…</w:t>
      </w:r>
      <w:r w:rsidR="0034796E">
        <w:rPr>
          <w:rFonts w:ascii="Times New Roman" w:hAnsi="Times New Roman" w:cs="Times New Roman"/>
          <w:sz w:val="24"/>
          <w:szCs w:val="24"/>
        </w:rPr>
        <w:t>12</w:t>
      </w:r>
    </w:p>
    <w:p w14:paraId="68FE9B6C" w14:textId="5412A4CA" w:rsidR="00E16991" w:rsidRPr="00080DEB" w:rsidRDefault="00B83FAE" w:rsidP="00080DEB">
      <w:pPr>
        <w:rPr>
          <w:rFonts w:ascii="Times New Roman" w:hAnsi="Times New Roman" w:cs="Times New Roman"/>
          <w:sz w:val="24"/>
          <w:szCs w:val="24"/>
        </w:rPr>
      </w:pPr>
      <w:r>
        <w:rPr>
          <w:rFonts w:ascii="Times New Roman" w:hAnsi="Times New Roman" w:cs="Times New Roman"/>
          <w:sz w:val="24"/>
          <w:szCs w:val="24"/>
        </w:rPr>
        <w:t>9</w:t>
      </w:r>
      <w:r w:rsidR="00E16991">
        <w:rPr>
          <w:rFonts w:ascii="Times New Roman" w:hAnsi="Times New Roman" w:cs="Times New Roman"/>
          <w:sz w:val="24"/>
          <w:szCs w:val="24"/>
        </w:rPr>
        <w:t>.1</w:t>
      </w:r>
      <w:r w:rsidR="00E16991">
        <w:rPr>
          <w:rFonts w:ascii="Times New Roman" w:hAnsi="Times New Roman" w:cs="Times New Roman"/>
          <w:sz w:val="24"/>
          <w:szCs w:val="24"/>
        </w:rPr>
        <w:tab/>
        <w:t>ENTERPRISE LICENSE AGREEMENT</w:t>
      </w:r>
      <w:r w:rsidR="00247BC4">
        <w:rPr>
          <w:rFonts w:ascii="Times New Roman" w:hAnsi="Times New Roman" w:cs="Times New Roman"/>
          <w:sz w:val="24"/>
          <w:szCs w:val="24"/>
        </w:rPr>
        <w:t>……………………………………………….</w:t>
      </w:r>
      <w:r w:rsidR="002F4A0E">
        <w:rPr>
          <w:rFonts w:ascii="Times New Roman" w:hAnsi="Times New Roman" w:cs="Times New Roman"/>
          <w:sz w:val="24"/>
          <w:szCs w:val="24"/>
        </w:rPr>
        <w:t>12</w:t>
      </w:r>
    </w:p>
    <w:p w14:paraId="3A3367C7" w14:textId="08DC4601" w:rsidR="00953838" w:rsidRPr="0045540F" w:rsidRDefault="00080DEB" w:rsidP="00B77E99">
      <w:pPr>
        <w:pStyle w:val="TOC1"/>
        <w:rPr>
          <w:rFonts w:eastAsiaTheme="minorEastAsia"/>
        </w:rPr>
      </w:pPr>
      <w:hyperlink w:anchor="_Toc135289523" w:history="1">
        <w:r w:rsidRPr="0045540F">
          <w:rPr>
            <w:rFonts w:eastAsiaTheme="minorEastAsia"/>
          </w:rPr>
          <w:t>1</w:t>
        </w:r>
        <w:r w:rsidR="00B83FAE" w:rsidRPr="0045540F">
          <w:rPr>
            <w:rFonts w:eastAsiaTheme="minorEastAsia"/>
          </w:rPr>
          <w:t>0</w:t>
        </w:r>
        <w:r w:rsidR="00953838" w:rsidRPr="0045540F">
          <w:rPr>
            <w:rFonts w:eastAsiaTheme="minorEastAsia"/>
          </w:rPr>
          <w:t>.</w:t>
        </w:r>
        <w:r w:rsidR="00953838" w:rsidRPr="00627946">
          <w:rPr>
            <w:rFonts w:eastAsiaTheme="minorEastAsia"/>
          </w:rPr>
          <w:tab/>
        </w:r>
        <w:r w:rsidR="00B83FAE">
          <w:rPr>
            <w:rFonts w:eastAsiaTheme="minorEastAsia"/>
          </w:rPr>
          <w:t>NON-CELLULAR DEVICES</w:t>
        </w:r>
        <w:r w:rsidR="0034796E">
          <w:rPr>
            <w:rFonts w:eastAsiaTheme="minorEastAsia"/>
          </w:rPr>
          <w:t xml:space="preserve"> – CATEGORY 1</w:t>
        </w:r>
        <w:r w:rsidR="002F4A0E">
          <w:rPr>
            <w:rFonts w:eastAsiaTheme="minorEastAsia"/>
          </w:rPr>
          <w:tab/>
        </w:r>
      </w:hyperlink>
      <w:r w:rsidR="0034796E">
        <w:rPr>
          <w:rFonts w:eastAsiaTheme="minorEastAsia"/>
        </w:rPr>
        <w:t>13</w:t>
      </w:r>
    </w:p>
    <w:p w14:paraId="1A7B11EB" w14:textId="3089BC9A" w:rsidR="0045540F" w:rsidRPr="0045540F" w:rsidRDefault="0045540F" w:rsidP="0045540F">
      <w:pPr>
        <w:pStyle w:val="TOC1"/>
      </w:pPr>
      <w:r w:rsidRPr="0045540F">
        <w:rPr>
          <w:rFonts w:eastAsiaTheme="minorEastAsia"/>
        </w:rPr>
        <w:t>11.</w:t>
      </w:r>
      <w:r w:rsidRPr="0045540F">
        <w:rPr>
          <w:rFonts w:eastAsiaTheme="minorEastAsia"/>
        </w:rPr>
        <w:tab/>
      </w:r>
      <w:hyperlink w:anchor="_Toc135289551" w:history="1">
        <w:r w:rsidRPr="0045540F">
          <w:rPr>
            <w:rFonts w:eastAsiaTheme="minorEastAsia"/>
          </w:rPr>
          <w:t>PRINT AND IMAGING DEVICES (PRINTERS, PLOTTERS, SCANNERS, AND SIMILAR ITEMS)</w:t>
        </w:r>
        <w:r w:rsidR="004B6BCF">
          <w:rPr>
            <w:rFonts w:eastAsiaTheme="minorEastAsia"/>
          </w:rPr>
          <w:t xml:space="preserve"> – CATEGORY 3</w:t>
        </w:r>
        <w:r w:rsidRPr="0045540F">
          <w:rPr>
            <w:rFonts w:eastAsiaTheme="minorEastAsia"/>
            <w:webHidden/>
          </w:rPr>
          <w:tab/>
        </w:r>
      </w:hyperlink>
      <w:r>
        <w:rPr>
          <w:rFonts w:eastAsiaTheme="minorEastAsia"/>
        </w:rPr>
        <w:t>13</w:t>
      </w:r>
    </w:p>
    <w:p w14:paraId="4E9AF859" w14:textId="3E7ED9FF" w:rsidR="00953838" w:rsidRPr="00627946" w:rsidRDefault="00953838" w:rsidP="00B77E99">
      <w:pPr>
        <w:pStyle w:val="TOC1"/>
        <w:rPr>
          <w:rFonts w:eastAsiaTheme="minorEastAsia"/>
        </w:rPr>
      </w:pPr>
      <w:hyperlink w:anchor="_Toc135289525" w:history="1">
        <w:r w:rsidRPr="00627946">
          <w:rPr>
            <w:rStyle w:val="Hyperlink"/>
            <w:rFonts w:ascii="Times New Roman" w:hAnsi="Times New Roman"/>
          </w:rPr>
          <w:t>1</w:t>
        </w:r>
        <w:r w:rsidR="00080DEB">
          <w:rPr>
            <w:rStyle w:val="Hyperlink"/>
            <w:rFonts w:ascii="Times New Roman" w:hAnsi="Times New Roman"/>
          </w:rPr>
          <w:t>2</w:t>
        </w:r>
        <w:r w:rsidR="00A373E0">
          <w:rPr>
            <w:rStyle w:val="Hyperlink"/>
            <w:rFonts w:ascii="Times New Roman" w:hAnsi="Times New Roman"/>
          </w:rPr>
          <w:t>.</w:t>
        </w:r>
        <w:r w:rsidRPr="00627946">
          <w:rPr>
            <w:rFonts w:eastAsiaTheme="minorEastAsia"/>
          </w:rPr>
          <w:tab/>
        </w:r>
        <w:r w:rsidR="004629D3">
          <w:rPr>
            <w:rFonts w:eastAsiaTheme="minorEastAsia"/>
          </w:rPr>
          <w:t xml:space="preserve">ASSET TAGGING </w:t>
        </w:r>
        <w:r w:rsidRPr="00627946">
          <w:rPr>
            <w:webHidden/>
          </w:rPr>
          <w:tab/>
        </w:r>
        <w:r w:rsidR="004B6BCF">
          <w:rPr>
            <w:webHidden/>
          </w:rPr>
          <w:t>16</w:t>
        </w:r>
      </w:hyperlink>
    </w:p>
    <w:p w14:paraId="2A3659DB" w14:textId="51CE480C" w:rsidR="00953838" w:rsidRPr="00627946" w:rsidRDefault="00953838" w:rsidP="00B77E99">
      <w:pPr>
        <w:pStyle w:val="TOC1"/>
        <w:rPr>
          <w:rFonts w:eastAsiaTheme="minorEastAsia"/>
        </w:rPr>
      </w:pPr>
      <w:hyperlink w:anchor="_Toc135289526" w:history="1">
        <w:r w:rsidRPr="00627946">
          <w:rPr>
            <w:rStyle w:val="Hyperlink"/>
            <w:rFonts w:ascii="Times New Roman" w:hAnsi="Times New Roman"/>
          </w:rPr>
          <w:t>1</w:t>
        </w:r>
        <w:r w:rsidR="00080DEB">
          <w:rPr>
            <w:rStyle w:val="Hyperlink"/>
            <w:rFonts w:ascii="Times New Roman" w:hAnsi="Times New Roman"/>
          </w:rPr>
          <w:t>3</w:t>
        </w:r>
        <w:r w:rsidR="00970256">
          <w:rPr>
            <w:rStyle w:val="Hyperlink"/>
            <w:rFonts w:ascii="Times New Roman" w:hAnsi="Times New Roman"/>
          </w:rPr>
          <w:t>.</w:t>
        </w:r>
        <w:r w:rsidRPr="00627946">
          <w:rPr>
            <w:rFonts w:eastAsiaTheme="minorEastAsia"/>
          </w:rPr>
          <w:tab/>
        </w:r>
        <w:r w:rsidR="004629D3" w:rsidRPr="004629D3">
          <w:rPr>
            <w:rFonts w:eastAsiaTheme="minorEastAsia"/>
          </w:rPr>
          <w:t>WARRANTIES AND MAINTENANCE AGREEMENTS</w:t>
        </w:r>
        <w:r w:rsidRPr="00627946">
          <w:rPr>
            <w:webHidden/>
          </w:rPr>
          <w:tab/>
        </w:r>
        <w:r w:rsidR="004E6A30">
          <w:rPr>
            <w:webHidden/>
          </w:rPr>
          <w:t>16</w:t>
        </w:r>
      </w:hyperlink>
    </w:p>
    <w:p w14:paraId="0221F324" w14:textId="62B608E6" w:rsidR="00953838" w:rsidRPr="00627946" w:rsidRDefault="00953838" w:rsidP="00B77E99">
      <w:pPr>
        <w:pStyle w:val="TOC1"/>
        <w:rPr>
          <w:rFonts w:eastAsiaTheme="minorEastAsia"/>
        </w:rPr>
      </w:pPr>
      <w:r>
        <w:fldChar w:fldCharType="begin"/>
      </w:r>
      <w:r>
        <w:instrText>HYPERLINK \l "_Toc135289527"</w:instrText>
      </w:r>
      <w:r>
        <w:fldChar w:fldCharType="separate"/>
      </w:r>
      <w:r w:rsidRPr="00627946">
        <w:rPr>
          <w:rStyle w:val="Hyperlink"/>
          <w:rFonts w:ascii="Times New Roman" w:hAnsi="Times New Roman"/>
        </w:rPr>
        <w:t>1</w:t>
      </w:r>
      <w:r w:rsidR="00080DEB">
        <w:rPr>
          <w:rStyle w:val="Hyperlink"/>
          <w:rFonts w:ascii="Times New Roman" w:hAnsi="Times New Roman"/>
        </w:rPr>
        <w:t>4</w:t>
      </w:r>
      <w:r w:rsidR="00970256">
        <w:rPr>
          <w:rStyle w:val="Hyperlink"/>
          <w:rFonts w:ascii="Times New Roman" w:hAnsi="Times New Roman"/>
        </w:rPr>
        <w:t>.</w:t>
      </w:r>
      <w:r w:rsidRPr="00627946">
        <w:rPr>
          <w:rFonts w:eastAsiaTheme="minorEastAsia"/>
        </w:rPr>
        <w:tab/>
      </w:r>
      <w:r w:rsidR="00970256">
        <w:rPr>
          <w:rStyle w:val="Hyperlink"/>
          <w:rFonts w:ascii="Times New Roman" w:hAnsi="Times New Roman"/>
        </w:rPr>
        <w:t>PR</w:t>
      </w:r>
      <w:r w:rsidR="0045540F">
        <w:rPr>
          <w:rStyle w:val="Hyperlink"/>
          <w:rFonts w:ascii="Times New Roman" w:hAnsi="Times New Roman"/>
        </w:rPr>
        <w:t xml:space="preserve">ODUCT-BASED SERVICES – CATEGORY </w:t>
      </w:r>
      <w:del w:id="4" w:author="Burns, Willaton (FAA)" w:date="2026-07-23T12:00:00Z" w16du:dateUtc="2026-07-23T16:00:00Z">
        <w:r w:rsidR="0045540F" w:rsidDel="006C3E51">
          <w:rPr>
            <w:rStyle w:val="Hyperlink"/>
            <w:rFonts w:ascii="Times New Roman" w:hAnsi="Times New Roman"/>
          </w:rPr>
          <w:delText>4</w:delText>
        </w:r>
      </w:del>
      <w:ins w:id="5" w:author="Burns, Willaton (FAA)" w:date="2026-07-23T12:00:00Z" w16du:dateUtc="2026-07-23T16:00:00Z">
        <w:r w:rsidR="006C3E51">
          <w:rPr>
            <w:rStyle w:val="Hyperlink"/>
            <w:rFonts w:ascii="Times New Roman" w:hAnsi="Times New Roman"/>
          </w:rPr>
          <w:t>5</w:t>
        </w:r>
      </w:ins>
      <w:r w:rsidRPr="00627946">
        <w:rPr>
          <w:webHidden/>
        </w:rPr>
        <w:tab/>
      </w:r>
      <w:r w:rsidR="004E6A30">
        <w:rPr>
          <w:webHidden/>
        </w:rPr>
        <w:t>17</w:t>
      </w:r>
      <w:r>
        <w:fldChar w:fldCharType="end"/>
      </w:r>
    </w:p>
    <w:p w14:paraId="6B79519D" w14:textId="173DFD61" w:rsidR="00953838" w:rsidRPr="00627946" w:rsidRDefault="00953838" w:rsidP="00B77E99">
      <w:pPr>
        <w:pStyle w:val="TOC1"/>
        <w:rPr>
          <w:rFonts w:eastAsiaTheme="minorEastAsia"/>
        </w:rPr>
      </w:pPr>
      <w:hyperlink w:anchor="_Toc135289528" w:history="1">
        <w:r w:rsidRPr="00627946">
          <w:rPr>
            <w:rStyle w:val="Hyperlink"/>
            <w:rFonts w:ascii="Times New Roman" w:hAnsi="Times New Roman"/>
          </w:rPr>
          <w:t>1</w:t>
        </w:r>
        <w:r w:rsidR="00080DEB">
          <w:rPr>
            <w:rStyle w:val="Hyperlink"/>
            <w:rFonts w:ascii="Times New Roman" w:hAnsi="Times New Roman"/>
          </w:rPr>
          <w:t>4</w:t>
        </w:r>
        <w:r w:rsidRPr="00627946">
          <w:rPr>
            <w:rStyle w:val="Hyperlink"/>
            <w:rFonts w:ascii="Times New Roman" w:hAnsi="Times New Roman"/>
          </w:rPr>
          <w:t>.</w:t>
        </w:r>
        <w:r w:rsidR="00970256">
          <w:rPr>
            <w:rStyle w:val="Hyperlink"/>
            <w:rFonts w:ascii="Times New Roman" w:hAnsi="Times New Roman"/>
          </w:rPr>
          <w:t>1</w:t>
        </w:r>
        <w:r w:rsidRPr="00627946">
          <w:rPr>
            <w:rFonts w:eastAsiaTheme="minorEastAsia"/>
          </w:rPr>
          <w:tab/>
        </w:r>
        <w:r w:rsidR="0045540F">
          <w:rPr>
            <w:rFonts w:eastAsiaTheme="minorEastAsia"/>
          </w:rPr>
          <w:t>SYSTEM CONFIGURATION AND INTEGRATION</w:t>
        </w:r>
        <w:r w:rsidRPr="00627946">
          <w:rPr>
            <w:webHidden/>
          </w:rPr>
          <w:tab/>
        </w:r>
        <w:r w:rsidR="004E6A30">
          <w:rPr>
            <w:webHidden/>
          </w:rPr>
          <w:t>18</w:t>
        </w:r>
      </w:hyperlink>
    </w:p>
    <w:p w14:paraId="457590C8" w14:textId="13CD8359" w:rsidR="00953838" w:rsidRPr="00627946" w:rsidRDefault="00953838" w:rsidP="00B77E99">
      <w:pPr>
        <w:pStyle w:val="TOC1"/>
        <w:rPr>
          <w:rFonts w:eastAsiaTheme="minorEastAsia"/>
        </w:rPr>
      </w:pPr>
      <w:hyperlink w:anchor="_Toc135289530" w:history="1">
        <w:r w:rsidRPr="00627946">
          <w:rPr>
            <w:rStyle w:val="Hyperlink"/>
            <w:rFonts w:ascii="Times New Roman" w:hAnsi="Times New Roman"/>
          </w:rPr>
          <w:t>1</w:t>
        </w:r>
        <w:r w:rsidR="00970256">
          <w:rPr>
            <w:rStyle w:val="Hyperlink"/>
            <w:rFonts w:ascii="Times New Roman" w:hAnsi="Times New Roman"/>
          </w:rPr>
          <w:t>4.</w:t>
        </w:r>
        <w:r w:rsidR="00C612AE">
          <w:rPr>
            <w:rStyle w:val="Hyperlink"/>
            <w:rFonts w:ascii="Times New Roman" w:hAnsi="Times New Roman"/>
          </w:rPr>
          <w:t>2</w:t>
        </w:r>
        <w:r w:rsidRPr="00627946">
          <w:rPr>
            <w:rFonts w:eastAsiaTheme="minorEastAsia"/>
          </w:rPr>
          <w:tab/>
        </w:r>
        <w:r w:rsidR="00970256">
          <w:rPr>
            <w:rStyle w:val="Hyperlink"/>
            <w:rFonts w:ascii="Times New Roman" w:hAnsi="Times New Roman"/>
          </w:rPr>
          <w:t>PHYSICAL SITE ANALYSIS</w:t>
        </w:r>
        <w:r w:rsidRPr="00627946">
          <w:rPr>
            <w:webHidden/>
          </w:rPr>
          <w:tab/>
        </w:r>
        <w:r w:rsidR="004E6A30">
          <w:rPr>
            <w:webHidden/>
          </w:rPr>
          <w:t>19</w:t>
        </w:r>
      </w:hyperlink>
    </w:p>
    <w:p w14:paraId="4A401BD4" w14:textId="22A7F746" w:rsidR="00953838" w:rsidRPr="00627946" w:rsidRDefault="00953838" w:rsidP="00B77E99">
      <w:pPr>
        <w:pStyle w:val="TOC1"/>
        <w:rPr>
          <w:rFonts w:eastAsiaTheme="minorEastAsia"/>
        </w:rPr>
      </w:pPr>
      <w:hyperlink w:anchor="_Toc135289531" w:history="1">
        <w:r w:rsidRPr="00627946">
          <w:rPr>
            <w:rStyle w:val="Hyperlink"/>
            <w:rFonts w:ascii="Times New Roman" w:hAnsi="Times New Roman"/>
          </w:rPr>
          <w:t>1</w:t>
        </w:r>
        <w:r w:rsidR="00970256">
          <w:rPr>
            <w:rStyle w:val="Hyperlink"/>
            <w:rFonts w:ascii="Times New Roman" w:hAnsi="Times New Roman"/>
          </w:rPr>
          <w:t>4</w:t>
        </w:r>
        <w:r w:rsidRPr="00627946">
          <w:rPr>
            <w:rStyle w:val="Hyperlink"/>
            <w:rFonts w:ascii="Times New Roman" w:hAnsi="Times New Roman"/>
          </w:rPr>
          <w:t>.</w:t>
        </w:r>
        <w:r w:rsidR="00C612AE">
          <w:rPr>
            <w:rStyle w:val="Hyperlink"/>
            <w:rFonts w:ascii="Times New Roman" w:hAnsi="Times New Roman"/>
          </w:rPr>
          <w:t>3</w:t>
        </w:r>
        <w:r w:rsidRPr="00627946">
          <w:rPr>
            <w:rFonts w:eastAsiaTheme="minorEastAsia"/>
          </w:rPr>
          <w:tab/>
        </w:r>
        <w:r w:rsidR="0045540F">
          <w:rPr>
            <w:rStyle w:val="Hyperlink"/>
            <w:rFonts w:ascii="Times New Roman" w:hAnsi="Times New Roman"/>
          </w:rPr>
          <w:t>INSTALLATIONS</w:t>
        </w:r>
        <w:r w:rsidRPr="00627946">
          <w:rPr>
            <w:webHidden/>
          </w:rPr>
          <w:tab/>
        </w:r>
        <w:r w:rsidR="004E6A30">
          <w:rPr>
            <w:webHidden/>
          </w:rPr>
          <w:t>19</w:t>
        </w:r>
      </w:hyperlink>
    </w:p>
    <w:p w14:paraId="18785F52" w14:textId="76E8094A" w:rsidR="00953838" w:rsidRPr="00627946" w:rsidRDefault="00953838" w:rsidP="00B77E99">
      <w:pPr>
        <w:pStyle w:val="TOC1"/>
        <w:rPr>
          <w:rFonts w:eastAsiaTheme="minorEastAsia"/>
        </w:rPr>
      </w:pPr>
      <w:hyperlink w:anchor="_Toc135289532" w:history="1">
        <w:r w:rsidRPr="00627946">
          <w:rPr>
            <w:rStyle w:val="Hyperlink"/>
            <w:rFonts w:ascii="Times New Roman" w:hAnsi="Times New Roman"/>
          </w:rPr>
          <w:t>1</w:t>
        </w:r>
        <w:r w:rsidR="00970256">
          <w:rPr>
            <w:rStyle w:val="Hyperlink"/>
            <w:rFonts w:ascii="Times New Roman" w:hAnsi="Times New Roman"/>
          </w:rPr>
          <w:t>4</w:t>
        </w:r>
        <w:r w:rsidRPr="00627946">
          <w:rPr>
            <w:rStyle w:val="Hyperlink"/>
            <w:rFonts w:ascii="Times New Roman" w:hAnsi="Times New Roman"/>
          </w:rPr>
          <w:t>.</w:t>
        </w:r>
        <w:r w:rsidR="00C612AE">
          <w:rPr>
            <w:rStyle w:val="Hyperlink"/>
            <w:rFonts w:ascii="Times New Roman" w:hAnsi="Times New Roman"/>
          </w:rPr>
          <w:t>4</w:t>
        </w:r>
        <w:r w:rsidRPr="00627946">
          <w:rPr>
            <w:rFonts w:eastAsiaTheme="minorEastAsia"/>
          </w:rPr>
          <w:tab/>
        </w:r>
        <w:r w:rsidR="0045540F">
          <w:rPr>
            <w:rFonts w:eastAsiaTheme="minorEastAsia"/>
          </w:rPr>
          <w:t>EQUIPMENT MAINTENANCE</w:t>
        </w:r>
        <w:r w:rsidRPr="00627946">
          <w:rPr>
            <w:webHidden/>
          </w:rPr>
          <w:tab/>
        </w:r>
        <w:r w:rsidR="004E6A30">
          <w:rPr>
            <w:webHidden/>
          </w:rPr>
          <w:t>19</w:t>
        </w:r>
      </w:hyperlink>
    </w:p>
    <w:p w14:paraId="5CED9551" w14:textId="53BD8B59" w:rsidR="00953838" w:rsidRPr="0045540F" w:rsidRDefault="00953838" w:rsidP="00B77E99">
      <w:pPr>
        <w:pStyle w:val="TOC1"/>
        <w:rPr>
          <w:rFonts w:eastAsiaTheme="minorEastAsia"/>
        </w:rPr>
      </w:pPr>
      <w:hyperlink w:anchor="_Toc135289533" w:history="1">
        <w:r w:rsidRPr="0045540F">
          <w:rPr>
            <w:rFonts w:eastAsiaTheme="minorEastAsia"/>
          </w:rPr>
          <w:t>1</w:t>
        </w:r>
        <w:r w:rsidR="00970256" w:rsidRPr="0045540F">
          <w:rPr>
            <w:rFonts w:eastAsiaTheme="minorEastAsia"/>
          </w:rPr>
          <w:t>4.</w:t>
        </w:r>
        <w:r w:rsidR="00C612AE" w:rsidRPr="0045540F">
          <w:rPr>
            <w:rFonts w:eastAsiaTheme="minorEastAsia"/>
          </w:rPr>
          <w:t>5</w:t>
        </w:r>
        <w:r w:rsidRPr="00627946">
          <w:rPr>
            <w:rFonts w:eastAsiaTheme="minorEastAsia"/>
          </w:rPr>
          <w:tab/>
        </w:r>
        <w:r w:rsidR="0045540F" w:rsidRPr="0045540F">
          <w:rPr>
            <w:rFonts w:eastAsiaTheme="minorEastAsia"/>
          </w:rPr>
          <w:t>TRAINING</w:t>
        </w:r>
        <w:r w:rsidRPr="0045540F">
          <w:rPr>
            <w:rFonts w:eastAsiaTheme="minorEastAsia"/>
            <w:webHidden/>
          </w:rPr>
          <w:tab/>
        </w:r>
        <w:r w:rsidR="004E6A30">
          <w:rPr>
            <w:rFonts w:eastAsiaTheme="minorEastAsia"/>
            <w:webHidden/>
          </w:rPr>
          <w:t>20</w:t>
        </w:r>
      </w:hyperlink>
    </w:p>
    <w:p w14:paraId="7549B1F1" w14:textId="3973BACC" w:rsidR="0045540F" w:rsidRPr="0045540F" w:rsidRDefault="0045540F" w:rsidP="00247BC4">
      <w:pPr>
        <w:pStyle w:val="TOC1"/>
        <w:spacing w:after="0" w:line="240" w:lineRule="auto"/>
        <w:ind w:left="662" w:hanging="662"/>
        <w:rPr>
          <w:rFonts w:eastAsiaTheme="minorEastAsia"/>
        </w:rPr>
      </w:pPr>
      <w:r w:rsidRPr="0045540F">
        <w:rPr>
          <w:rFonts w:eastAsiaTheme="minorEastAsia"/>
        </w:rPr>
        <w:t>14.6</w:t>
      </w:r>
      <w:r w:rsidRPr="0045540F">
        <w:rPr>
          <w:rFonts w:eastAsiaTheme="minorEastAsia"/>
        </w:rPr>
        <w:tab/>
      </w:r>
      <w:r w:rsidR="0064533C">
        <w:rPr>
          <w:rFonts w:eastAsiaTheme="minorEastAsia"/>
        </w:rPr>
        <w:t>ENGINEERING</w:t>
      </w:r>
      <w:r w:rsidR="00247BC4">
        <w:rPr>
          <w:rFonts w:eastAsiaTheme="minorEastAsia"/>
        </w:rPr>
        <w:t>…………………………………………………………</w:t>
      </w:r>
      <w:r w:rsidR="00C13DDA">
        <w:rPr>
          <w:rFonts w:eastAsiaTheme="minorEastAsia"/>
        </w:rPr>
        <w:t xml:space="preserve"> </w:t>
      </w:r>
      <w:r w:rsidR="00247BC4">
        <w:rPr>
          <w:rFonts w:eastAsiaTheme="minorEastAsia"/>
        </w:rPr>
        <w:t>………</w:t>
      </w:r>
      <w:r w:rsidR="00C13DDA">
        <w:rPr>
          <w:rFonts w:eastAsiaTheme="minorEastAsia"/>
        </w:rPr>
        <w:t xml:space="preserve"> </w:t>
      </w:r>
      <w:r w:rsidR="00247BC4">
        <w:rPr>
          <w:rFonts w:eastAsiaTheme="minorEastAsia"/>
        </w:rPr>
        <w:t xml:space="preserve">……   </w:t>
      </w:r>
      <w:r w:rsidR="004E6A30">
        <w:rPr>
          <w:rFonts w:eastAsiaTheme="minorEastAsia"/>
        </w:rPr>
        <w:t>20</w:t>
      </w:r>
    </w:p>
    <w:p w14:paraId="21863E09" w14:textId="0DDE6F19" w:rsidR="00953838" w:rsidRDefault="00953838" w:rsidP="00B77E99">
      <w:pPr>
        <w:pStyle w:val="TOC1"/>
      </w:pPr>
      <w:r>
        <w:fldChar w:fldCharType="begin"/>
      </w:r>
      <w:r>
        <w:instrText>HYPERLINK \l "_Toc135289534"</w:instrText>
      </w:r>
      <w:r>
        <w:fldChar w:fldCharType="separate"/>
      </w:r>
      <w:r w:rsidRPr="00627946">
        <w:rPr>
          <w:rStyle w:val="Hyperlink"/>
          <w:rFonts w:ascii="Times New Roman" w:hAnsi="Times New Roman"/>
        </w:rPr>
        <w:t>1</w:t>
      </w:r>
      <w:r w:rsidR="00672018">
        <w:rPr>
          <w:rStyle w:val="Hyperlink"/>
          <w:rFonts w:ascii="Times New Roman" w:hAnsi="Times New Roman"/>
        </w:rPr>
        <w:t>5</w:t>
      </w:r>
      <w:r w:rsidRPr="00627946">
        <w:rPr>
          <w:rStyle w:val="Hyperlink"/>
          <w:rFonts w:ascii="Times New Roman" w:hAnsi="Times New Roman"/>
        </w:rPr>
        <w:t>.</w:t>
      </w:r>
      <w:r w:rsidRPr="00627946">
        <w:rPr>
          <w:rFonts w:eastAsiaTheme="minorEastAsia"/>
        </w:rPr>
        <w:tab/>
      </w:r>
      <w:r w:rsidR="009735ED" w:rsidRPr="001340F9">
        <w:t xml:space="preserve">SHIPPING </w:t>
      </w:r>
      <w:r w:rsidR="009735ED">
        <w:t>AND</w:t>
      </w:r>
      <w:r w:rsidR="009735ED" w:rsidRPr="001340F9">
        <w:t xml:space="preserve"> SHIPPING</w:t>
      </w:r>
      <w:r w:rsidR="009735ED" w:rsidRPr="001340F9">
        <w:rPr>
          <w:spacing w:val="-9"/>
        </w:rPr>
        <w:t xml:space="preserve"> </w:t>
      </w:r>
      <w:r w:rsidR="009735ED" w:rsidRPr="001340F9">
        <w:t>NOTIFICATION</w:t>
      </w:r>
      <w:r w:rsidR="0034796E">
        <w:t xml:space="preserve"> – CATEGORY </w:t>
      </w:r>
      <w:del w:id="6" w:author="Burns, Willaton (FAA)" w:date="2026-07-23T12:00:00Z" w16du:dateUtc="2026-07-23T16:00:00Z">
        <w:r w:rsidR="0034796E" w:rsidDel="006C3E51">
          <w:delText>4</w:delText>
        </w:r>
      </w:del>
      <w:ins w:id="7" w:author="Burns, Willaton (FAA)" w:date="2026-07-23T12:00:00Z" w16du:dateUtc="2026-07-23T16:00:00Z">
        <w:r w:rsidR="006C3E51">
          <w:t>5</w:t>
        </w:r>
      </w:ins>
      <w:r w:rsidRPr="00627946">
        <w:rPr>
          <w:webHidden/>
        </w:rPr>
        <w:tab/>
      </w:r>
      <w:r w:rsidR="004E6A30">
        <w:rPr>
          <w:webHidden/>
        </w:rPr>
        <w:t>20</w:t>
      </w:r>
      <w:r>
        <w:fldChar w:fldCharType="end"/>
      </w:r>
    </w:p>
    <w:p w14:paraId="0E68F565" w14:textId="3C297C99" w:rsidR="009735ED" w:rsidRPr="009735ED" w:rsidRDefault="009735ED" w:rsidP="004629D3">
      <w:pPr>
        <w:ind w:left="660" w:hanging="660"/>
        <w:rPr>
          <w:rFonts w:ascii="Times New Roman" w:hAnsi="Times New Roman" w:cs="Times New Roman"/>
          <w:sz w:val="24"/>
          <w:szCs w:val="24"/>
        </w:rPr>
      </w:pPr>
      <w:r w:rsidRPr="009735ED">
        <w:rPr>
          <w:rFonts w:ascii="Times New Roman" w:hAnsi="Times New Roman" w:cs="Times New Roman"/>
          <w:sz w:val="24"/>
          <w:szCs w:val="24"/>
        </w:rPr>
        <w:t xml:space="preserve">16. </w:t>
      </w:r>
      <w:r w:rsidR="004629D3">
        <w:rPr>
          <w:rFonts w:ascii="Times New Roman" w:hAnsi="Times New Roman" w:cs="Times New Roman"/>
          <w:sz w:val="24"/>
          <w:szCs w:val="24"/>
        </w:rPr>
        <w:tab/>
      </w:r>
      <w:r w:rsidRPr="009735ED">
        <w:rPr>
          <w:rFonts w:ascii="Times New Roman" w:hAnsi="Times New Roman" w:cs="Times New Roman"/>
          <w:sz w:val="24"/>
          <w:szCs w:val="24"/>
        </w:rPr>
        <w:t>CONSOLIDATED PURCHASES, SCHEDULED SHIPMENTS, WAREHOUSING, AND SOFTWARE BUNDLES</w:t>
      </w:r>
      <w:ins w:id="8" w:author="Burns, Willaton (FAA)" w:date="2026-07-23T12:00:00Z" w16du:dateUtc="2026-07-23T16:00:00Z">
        <w:r w:rsidR="006C3E51" w:rsidRPr="006C3E51">
          <w:rPr>
            <w:rFonts w:ascii="Times New Roman" w:hAnsi="Times New Roman" w:cs="Times New Roman"/>
            <w:sz w:val="24"/>
            <w:szCs w:val="24"/>
          </w:rPr>
          <w:t>– CATEGORY 5</w:t>
        </w:r>
      </w:ins>
      <w:r w:rsidR="00247BC4">
        <w:rPr>
          <w:rFonts w:ascii="Times New Roman" w:hAnsi="Times New Roman" w:cs="Times New Roman"/>
          <w:sz w:val="24"/>
          <w:szCs w:val="24"/>
        </w:rPr>
        <w:t>…………………………………………………………..</w:t>
      </w:r>
      <w:r w:rsidR="004E6A30">
        <w:rPr>
          <w:rFonts w:ascii="Times New Roman" w:hAnsi="Times New Roman" w:cs="Times New Roman"/>
          <w:sz w:val="24"/>
          <w:szCs w:val="24"/>
        </w:rPr>
        <w:t>20</w:t>
      </w:r>
    </w:p>
    <w:p w14:paraId="3606B18B" w14:textId="2682D6AE" w:rsidR="00953838" w:rsidRPr="00627946" w:rsidRDefault="00953838" w:rsidP="00B77E99">
      <w:pPr>
        <w:pStyle w:val="TOC1"/>
        <w:rPr>
          <w:rFonts w:eastAsiaTheme="minorEastAsia"/>
        </w:rPr>
      </w:pPr>
      <w:hyperlink w:anchor="_Toc135289535" w:history="1">
        <w:r w:rsidRPr="00627946">
          <w:rPr>
            <w:rStyle w:val="Hyperlink"/>
            <w:rFonts w:ascii="Times New Roman" w:hAnsi="Times New Roman"/>
          </w:rPr>
          <w:t>1</w:t>
        </w:r>
        <w:r w:rsidR="009735ED">
          <w:rPr>
            <w:rStyle w:val="Hyperlink"/>
            <w:rFonts w:ascii="Times New Roman" w:hAnsi="Times New Roman"/>
          </w:rPr>
          <w:t>7</w:t>
        </w:r>
        <w:r w:rsidRPr="00627946">
          <w:rPr>
            <w:rStyle w:val="Hyperlink"/>
            <w:rFonts w:ascii="Times New Roman" w:hAnsi="Times New Roman"/>
          </w:rPr>
          <w:t>.</w:t>
        </w:r>
        <w:r w:rsidRPr="00627946">
          <w:rPr>
            <w:rFonts w:eastAsiaTheme="minorEastAsia"/>
          </w:rPr>
          <w:tab/>
        </w:r>
        <w:r w:rsidR="00672018" w:rsidRPr="00672018">
          <w:rPr>
            <w:rFonts w:eastAsiaTheme="minorEastAsia"/>
          </w:rPr>
          <w:t xml:space="preserve">SUPPLY CHAIN </w:t>
        </w:r>
        <w:r w:rsidR="00B83FAE">
          <w:rPr>
            <w:rFonts w:eastAsiaTheme="minorEastAsia"/>
          </w:rPr>
          <w:t xml:space="preserve">RISK </w:t>
        </w:r>
        <w:r w:rsidR="00672018" w:rsidRPr="00672018">
          <w:rPr>
            <w:rFonts w:eastAsiaTheme="minorEastAsia"/>
          </w:rPr>
          <w:t>MANAGEMENT</w:t>
        </w:r>
        <w:r w:rsidRPr="00627946">
          <w:rPr>
            <w:webHidden/>
          </w:rPr>
          <w:tab/>
        </w:r>
        <w:r w:rsidR="004E6A30">
          <w:rPr>
            <w:webHidden/>
          </w:rPr>
          <w:t>21</w:t>
        </w:r>
      </w:hyperlink>
    </w:p>
    <w:p w14:paraId="39E514AB" w14:textId="05465675" w:rsidR="00953838" w:rsidRPr="00627946" w:rsidRDefault="00953838" w:rsidP="00B77E99">
      <w:pPr>
        <w:pStyle w:val="TOC1"/>
        <w:rPr>
          <w:rFonts w:eastAsiaTheme="minorEastAsia"/>
        </w:rPr>
      </w:pPr>
      <w:hyperlink w:anchor="_Toc135289538" w:history="1">
        <w:r w:rsidRPr="00627946">
          <w:rPr>
            <w:rStyle w:val="Hyperlink"/>
            <w:rFonts w:ascii="Times New Roman" w:hAnsi="Times New Roman"/>
          </w:rPr>
          <w:t>1</w:t>
        </w:r>
        <w:r w:rsidR="009735ED">
          <w:rPr>
            <w:rStyle w:val="Hyperlink"/>
            <w:rFonts w:ascii="Times New Roman" w:hAnsi="Times New Roman"/>
          </w:rPr>
          <w:t>8</w:t>
        </w:r>
        <w:r w:rsidRPr="00627946">
          <w:rPr>
            <w:rStyle w:val="Hyperlink"/>
            <w:rFonts w:ascii="Times New Roman" w:hAnsi="Times New Roman"/>
          </w:rPr>
          <w:t>.</w:t>
        </w:r>
        <w:r w:rsidRPr="00627946">
          <w:rPr>
            <w:rFonts w:eastAsiaTheme="minorEastAsia"/>
          </w:rPr>
          <w:tab/>
        </w:r>
        <w:r w:rsidR="00672018" w:rsidRPr="00672018">
          <w:rPr>
            <w:rFonts w:eastAsiaTheme="minorEastAsia"/>
          </w:rPr>
          <w:t xml:space="preserve">OEM </w:t>
        </w:r>
        <w:r w:rsidR="00D86A95">
          <w:rPr>
            <w:rFonts w:eastAsiaTheme="minorEastAsia"/>
          </w:rPr>
          <w:t xml:space="preserve">LIST </w:t>
        </w:r>
        <w:r w:rsidR="00672018" w:rsidRPr="00672018">
          <w:rPr>
            <w:rFonts w:eastAsiaTheme="minorEastAsia"/>
          </w:rPr>
          <w:t>OF BRAND NAME PRODUCTS</w:t>
        </w:r>
        <w:r w:rsidRPr="00627946">
          <w:rPr>
            <w:webHidden/>
          </w:rPr>
          <w:tab/>
        </w:r>
        <w:r w:rsidR="004E6A30">
          <w:rPr>
            <w:webHidden/>
          </w:rPr>
          <w:t>22</w:t>
        </w:r>
      </w:hyperlink>
    </w:p>
    <w:p w14:paraId="2E357E61" w14:textId="722D6AA1" w:rsidR="00953838" w:rsidRPr="00627946" w:rsidRDefault="0045540F" w:rsidP="00B77E99">
      <w:pPr>
        <w:pStyle w:val="TOC1"/>
        <w:rPr>
          <w:rFonts w:eastAsiaTheme="minorEastAsia"/>
        </w:rPr>
      </w:pPr>
      <w:hyperlink w:anchor="_Toc135289540" w:history="1">
        <w:r>
          <w:t>19</w:t>
        </w:r>
        <w:r w:rsidR="00953838" w:rsidRPr="00627946">
          <w:rPr>
            <w:rStyle w:val="Hyperlink"/>
            <w:rFonts w:ascii="Times New Roman" w:hAnsi="Times New Roman"/>
          </w:rPr>
          <w:t>.</w:t>
        </w:r>
        <w:r w:rsidR="00953838" w:rsidRPr="00627946">
          <w:rPr>
            <w:rFonts w:eastAsiaTheme="minorEastAsia"/>
          </w:rPr>
          <w:tab/>
        </w:r>
        <w:r w:rsidR="00E67EB1" w:rsidRPr="009735ED">
          <w:rPr>
            <w:rFonts w:eastAsiaTheme="minorEastAsia"/>
          </w:rPr>
          <w:t>SAVES IT HW/SW REBATE PROGRAM</w:t>
        </w:r>
        <w:r w:rsidR="00953838" w:rsidRPr="00627946">
          <w:rPr>
            <w:webHidden/>
          </w:rPr>
          <w:tab/>
        </w:r>
        <w:r w:rsidR="004E6A30">
          <w:rPr>
            <w:webHidden/>
          </w:rPr>
          <w:t>22</w:t>
        </w:r>
      </w:hyperlink>
    </w:p>
    <w:p w14:paraId="553E0C61" w14:textId="66D50D09" w:rsidR="00953838" w:rsidRPr="00627946" w:rsidRDefault="00672018" w:rsidP="00B77E99">
      <w:pPr>
        <w:pStyle w:val="TOC1"/>
      </w:pPr>
      <w:hyperlink w:anchor="_Toc135289541" w:history="1">
        <w:r>
          <w:rPr>
            <w:rStyle w:val="Hyperlink"/>
            <w:rFonts w:ascii="Times New Roman" w:hAnsi="Times New Roman"/>
          </w:rPr>
          <w:t>2</w:t>
        </w:r>
        <w:r w:rsidR="0045540F">
          <w:rPr>
            <w:rStyle w:val="Hyperlink"/>
            <w:rFonts w:ascii="Times New Roman" w:hAnsi="Times New Roman"/>
          </w:rPr>
          <w:t>0</w:t>
        </w:r>
        <w:r w:rsidR="00953838" w:rsidRPr="00627946">
          <w:rPr>
            <w:rStyle w:val="Hyperlink"/>
            <w:rFonts w:ascii="Times New Roman" w:hAnsi="Times New Roman"/>
          </w:rPr>
          <w:t>.</w:t>
        </w:r>
        <w:r w:rsidR="00953838" w:rsidRPr="00627946">
          <w:tab/>
        </w:r>
        <w:r w:rsidRPr="009735ED">
          <w:t>R</w:t>
        </w:r>
        <w:r w:rsidR="00711923" w:rsidRPr="009735ED">
          <w:t xml:space="preserve">EQUIREMENTS FOR STANDARD </w:t>
        </w:r>
        <w:r w:rsidRPr="009735ED">
          <w:t>COMPLIANCE</w:t>
        </w:r>
        <w:r w:rsidR="00711923" w:rsidRPr="009735ED">
          <w:t xml:space="preserve"> AND CONFIGURATION MANAGEMENT</w:t>
        </w:r>
        <w:r w:rsidRPr="00672018">
          <w:t xml:space="preserve"> </w:t>
        </w:r>
        <w:r w:rsidR="00953838" w:rsidRPr="00627946">
          <w:rPr>
            <w:webHidden/>
          </w:rPr>
          <w:tab/>
        </w:r>
        <w:r w:rsidR="004E6A30">
          <w:rPr>
            <w:webHidden/>
          </w:rPr>
          <w:t>23</w:t>
        </w:r>
      </w:hyperlink>
    </w:p>
    <w:p w14:paraId="486DC778" w14:textId="2D6D87CD" w:rsidR="00953838" w:rsidRPr="00627946" w:rsidRDefault="00953838" w:rsidP="00B77E99">
      <w:pPr>
        <w:pStyle w:val="TOC1"/>
      </w:pPr>
      <w:hyperlink w:anchor="_Toc135289542" w:history="1">
        <w:r w:rsidRPr="00627946">
          <w:rPr>
            <w:rStyle w:val="Hyperlink"/>
            <w:rFonts w:ascii="Times New Roman" w:hAnsi="Times New Roman"/>
          </w:rPr>
          <w:t>2</w:t>
        </w:r>
        <w:r w:rsidR="0045540F">
          <w:rPr>
            <w:rStyle w:val="Hyperlink"/>
            <w:rFonts w:ascii="Times New Roman" w:hAnsi="Times New Roman"/>
          </w:rPr>
          <w:t>1</w:t>
        </w:r>
        <w:r w:rsidRPr="00627946">
          <w:rPr>
            <w:rStyle w:val="Hyperlink"/>
            <w:rFonts w:ascii="Times New Roman" w:hAnsi="Times New Roman"/>
          </w:rPr>
          <w:t>.</w:t>
        </w:r>
        <w:r w:rsidRPr="00627946">
          <w:tab/>
        </w:r>
        <w:r w:rsidR="00735EC3" w:rsidRPr="009735ED">
          <w:t xml:space="preserve">IT </w:t>
        </w:r>
        <w:r w:rsidR="00672018" w:rsidRPr="009735ED">
          <w:t>STANDARDS AND CONFIGURATION MANAGEMENT</w:t>
        </w:r>
        <w:r w:rsidR="00672018" w:rsidRPr="00672018">
          <w:t xml:space="preserve"> </w:t>
        </w:r>
        <w:r w:rsidRPr="00627946">
          <w:rPr>
            <w:webHidden/>
          </w:rPr>
          <w:tab/>
        </w:r>
        <w:r w:rsidR="00246824">
          <w:rPr>
            <w:webHidden/>
          </w:rPr>
          <w:t>2</w:t>
        </w:r>
      </w:hyperlink>
      <w:r w:rsidR="00A06F33">
        <w:t>4</w:t>
      </w:r>
    </w:p>
    <w:p w14:paraId="368A2574" w14:textId="2E7D0330" w:rsidR="00953838" w:rsidRPr="00627946" w:rsidRDefault="00953838" w:rsidP="00B77E99">
      <w:pPr>
        <w:pStyle w:val="TOC1"/>
        <w:rPr>
          <w:rFonts w:eastAsiaTheme="minorEastAsia"/>
        </w:rPr>
      </w:pPr>
      <w:hyperlink w:anchor="_Toc135289543" w:history="1">
        <w:r w:rsidRPr="00627946">
          <w:rPr>
            <w:rStyle w:val="Hyperlink"/>
            <w:rFonts w:ascii="Times New Roman" w:hAnsi="Times New Roman"/>
          </w:rPr>
          <w:t>2</w:t>
        </w:r>
        <w:r w:rsidR="0045540F">
          <w:rPr>
            <w:rStyle w:val="Hyperlink"/>
            <w:rFonts w:ascii="Times New Roman" w:hAnsi="Times New Roman"/>
          </w:rPr>
          <w:t>2</w:t>
        </w:r>
        <w:r w:rsidRPr="00627946">
          <w:rPr>
            <w:rStyle w:val="Hyperlink"/>
            <w:rFonts w:ascii="Times New Roman" w:hAnsi="Times New Roman"/>
          </w:rPr>
          <w:t>.</w:t>
        </w:r>
        <w:r w:rsidRPr="00627946">
          <w:rPr>
            <w:rFonts w:eastAsiaTheme="minorEastAsia"/>
          </w:rPr>
          <w:tab/>
        </w:r>
        <w:r w:rsidR="00711923">
          <w:rPr>
            <w:rStyle w:val="Hyperlink"/>
            <w:rFonts w:ascii="Times New Roman" w:hAnsi="Times New Roman"/>
          </w:rPr>
          <w:t>REGULATORY COMPLIANCE</w:t>
        </w:r>
        <w:r w:rsidRPr="00627946">
          <w:rPr>
            <w:webHidden/>
          </w:rPr>
          <w:tab/>
        </w:r>
        <w:r w:rsidR="00246824">
          <w:rPr>
            <w:webHidden/>
          </w:rPr>
          <w:t>2</w:t>
        </w:r>
      </w:hyperlink>
      <w:r w:rsidR="00A06F33">
        <w:t>5</w:t>
      </w:r>
    </w:p>
    <w:p w14:paraId="6CCBAB54" w14:textId="73D88A08" w:rsidR="00953838" w:rsidRPr="00627946" w:rsidRDefault="00953838" w:rsidP="00B77E99">
      <w:pPr>
        <w:pStyle w:val="TOC1"/>
        <w:rPr>
          <w:rFonts w:eastAsiaTheme="minorEastAsia"/>
        </w:rPr>
      </w:pPr>
      <w:hyperlink w:anchor="_Toc135289544" w:history="1">
        <w:r w:rsidRPr="00627946">
          <w:rPr>
            <w:rStyle w:val="Hyperlink"/>
            <w:rFonts w:ascii="Times New Roman" w:hAnsi="Times New Roman"/>
          </w:rPr>
          <w:t>2</w:t>
        </w:r>
        <w:r w:rsidR="0045540F">
          <w:rPr>
            <w:rStyle w:val="Hyperlink"/>
            <w:rFonts w:ascii="Times New Roman" w:hAnsi="Times New Roman"/>
          </w:rPr>
          <w:t>3</w:t>
        </w:r>
        <w:r w:rsidRPr="00627946">
          <w:rPr>
            <w:rStyle w:val="Hyperlink"/>
            <w:rFonts w:ascii="Times New Roman" w:hAnsi="Times New Roman"/>
          </w:rPr>
          <w:t>.</w:t>
        </w:r>
        <w:r w:rsidRPr="00627946">
          <w:rPr>
            <w:rFonts w:eastAsiaTheme="minorEastAsia"/>
          </w:rPr>
          <w:tab/>
        </w:r>
        <w:r w:rsidR="00711923">
          <w:rPr>
            <w:rStyle w:val="Hyperlink"/>
            <w:rFonts w:ascii="Times New Roman" w:hAnsi="Times New Roman"/>
          </w:rPr>
          <w:t>TECHN</w:t>
        </w:r>
        <w:r w:rsidR="00B83FAE">
          <w:rPr>
            <w:rStyle w:val="Hyperlink"/>
            <w:rFonts w:ascii="Times New Roman" w:hAnsi="Times New Roman"/>
          </w:rPr>
          <w:t>OLOGY REFRESHMENT</w:t>
        </w:r>
        <w:r w:rsidRPr="00627946">
          <w:rPr>
            <w:webHidden/>
          </w:rPr>
          <w:tab/>
        </w:r>
        <w:r w:rsidR="00246824">
          <w:rPr>
            <w:webHidden/>
          </w:rPr>
          <w:t>2</w:t>
        </w:r>
      </w:hyperlink>
      <w:r w:rsidR="00A06F33">
        <w:t>6</w:t>
      </w:r>
    </w:p>
    <w:p w14:paraId="7843027F" w14:textId="71DA76B8" w:rsidR="00953838" w:rsidRPr="00627946" w:rsidRDefault="00953838" w:rsidP="00B77E99">
      <w:pPr>
        <w:pStyle w:val="TOC1"/>
        <w:rPr>
          <w:rFonts w:eastAsiaTheme="minorEastAsia"/>
        </w:rPr>
      </w:pPr>
      <w:hyperlink w:anchor="_Toc135289548" w:history="1">
        <w:r w:rsidRPr="00627946">
          <w:rPr>
            <w:rStyle w:val="Hyperlink"/>
            <w:rFonts w:ascii="Times New Roman" w:hAnsi="Times New Roman"/>
          </w:rPr>
          <w:t>2</w:t>
        </w:r>
        <w:r w:rsidR="009916D8">
          <w:rPr>
            <w:rStyle w:val="Hyperlink"/>
            <w:rFonts w:ascii="Times New Roman" w:hAnsi="Times New Roman"/>
          </w:rPr>
          <w:t>4</w:t>
        </w:r>
        <w:r w:rsidRPr="00627946">
          <w:rPr>
            <w:rStyle w:val="Hyperlink"/>
            <w:rFonts w:ascii="Times New Roman" w:hAnsi="Times New Roman"/>
          </w:rPr>
          <w:t>.</w:t>
        </w:r>
        <w:r w:rsidRPr="00627946">
          <w:rPr>
            <w:rFonts w:eastAsiaTheme="minorEastAsia"/>
          </w:rPr>
          <w:tab/>
        </w:r>
        <w:r w:rsidR="007571BB">
          <w:rPr>
            <w:rStyle w:val="Hyperlink"/>
            <w:rFonts w:ascii="Times New Roman" w:hAnsi="Times New Roman"/>
          </w:rPr>
          <w:t>RETURNS AND REPLACEMENTS</w:t>
        </w:r>
        <w:r w:rsidRPr="00627946">
          <w:rPr>
            <w:webHidden/>
          </w:rPr>
          <w:tab/>
        </w:r>
        <w:r w:rsidRPr="00627946">
          <w:rPr>
            <w:webHidden/>
          </w:rPr>
          <w:fldChar w:fldCharType="begin"/>
        </w:r>
        <w:r w:rsidRPr="00627946">
          <w:rPr>
            <w:webHidden/>
          </w:rPr>
          <w:instrText xml:space="preserve"> PAGEREF _Toc135289548 \h </w:instrText>
        </w:r>
        <w:r w:rsidRPr="00627946">
          <w:rPr>
            <w:webHidden/>
          </w:rPr>
        </w:r>
        <w:r w:rsidRPr="00627946">
          <w:rPr>
            <w:webHidden/>
          </w:rPr>
          <w:fldChar w:fldCharType="separate"/>
        </w:r>
        <w:r w:rsidRPr="00627946">
          <w:rPr>
            <w:webHidden/>
          </w:rPr>
          <w:t>2</w:t>
        </w:r>
        <w:r w:rsidR="00246824">
          <w:rPr>
            <w:webHidden/>
          </w:rPr>
          <w:t>7</w:t>
        </w:r>
        <w:r w:rsidRPr="00627946">
          <w:rPr>
            <w:webHidden/>
          </w:rPr>
          <w:fldChar w:fldCharType="end"/>
        </w:r>
      </w:hyperlink>
    </w:p>
    <w:p w14:paraId="3DC3AD6F" w14:textId="1F0C85C4" w:rsidR="00953838" w:rsidRPr="00627946" w:rsidRDefault="00953838" w:rsidP="00B77E99">
      <w:pPr>
        <w:pStyle w:val="TOC1"/>
        <w:rPr>
          <w:rFonts w:eastAsiaTheme="minorEastAsia"/>
        </w:rPr>
      </w:pPr>
      <w:hyperlink w:anchor="_Toc135289549" w:history="1">
        <w:r w:rsidRPr="00627946">
          <w:rPr>
            <w:rStyle w:val="Hyperlink"/>
            <w:rFonts w:ascii="Times New Roman" w:hAnsi="Times New Roman"/>
          </w:rPr>
          <w:t>2</w:t>
        </w:r>
        <w:r w:rsidR="009916D8">
          <w:rPr>
            <w:rStyle w:val="Hyperlink"/>
            <w:rFonts w:ascii="Times New Roman" w:hAnsi="Times New Roman"/>
          </w:rPr>
          <w:t>5</w:t>
        </w:r>
        <w:r w:rsidRPr="00627946">
          <w:rPr>
            <w:rStyle w:val="Hyperlink"/>
            <w:rFonts w:ascii="Times New Roman" w:hAnsi="Times New Roman"/>
          </w:rPr>
          <w:t>.</w:t>
        </w:r>
        <w:r w:rsidRPr="00627946">
          <w:rPr>
            <w:rFonts w:eastAsiaTheme="minorEastAsia"/>
          </w:rPr>
          <w:tab/>
        </w:r>
        <w:r w:rsidR="00A06F33">
          <w:rPr>
            <w:rFonts w:eastAsiaTheme="minorEastAsia"/>
          </w:rPr>
          <w:t>ISO 9001 CERTIFICATION</w:t>
        </w:r>
        <w:r w:rsidRPr="00627946">
          <w:rPr>
            <w:webHidden/>
          </w:rPr>
          <w:tab/>
        </w:r>
        <w:r w:rsidRPr="00627946">
          <w:rPr>
            <w:webHidden/>
          </w:rPr>
          <w:fldChar w:fldCharType="begin"/>
        </w:r>
        <w:r w:rsidRPr="00627946">
          <w:rPr>
            <w:webHidden/>
          </w:rPr>
          <w:instrText xml:space="preserve"> PAGEREF _Toc135289549 \h </w:instrText>
        </w:r>
        <w:r w:rsidRPr="00627946">
          <w:rPr>
            <w:webHidden/>
          </w:rPr>
        </w:r>
        <w:r w:rsidRPr="00627946">
          <w:rPr>
            <w:webHidden/>
          </w:rPr>
          <w:fldChar w:fldCharType="separate"/>
        </w:r>
        <w:r w:rsidRPr="00627946">
          <w:rPr>
            <w:webHidden/>
          </w:rPr>
          <w:t>2</w:t>
        </w:r>
        <w:r w:rsidR="00246824">
          <w:rPr>
            <w:webHidden/>
          </w:rPr>
          <w:t>7</w:t>
        </w:r>
        <w:r w:rsidRPr="00627946">
          <w:rPr>
            <w:webHidden/>
          </w:rPr>
          <w:fldChar w:fldCharType="end"/>
        </w:r>
      </w:hyperlink>
    </w:p>
    <w:p w14:paraId="245D96BB" w14:textId="0E839C1A" w:rsidR="00953838" w:rsidRPr="00627946" w:rsidRDefault="0028798D" w:rsidP="00B77E99">
      <w:pPr>
        <w:pStyle w:val="TOC1"/>
        <w:rPr>
          <w:rFonts w:eastAsiaTheme="minorEastAsia"/>
        </w:rPr>
      </w:pPr>
      <w:hyperlink w:anchor="_Toc135289552" w:history="1">
        <w:r>
          <w:rPr>
            <w:rStyle w:val="Hyperlink"/>
            <w:rFonts w:ascii="Times New Roman" w:hAnsi="Times New Roman"/>
          </w:rPr>
          <w:t>2</w:t>
        </w:r>
        <w:r w:rsidR="009916D8">
          <w:rPr>
            <w:rStyle w:val="Hyperlink"/>
            <w:rFonts w:ascii="Times New Roman" w:hAnsi="Times New Roman"/>
          </w:rPr>
          <w:t>6</w:t>
        </w:r>
        <w:r w:rsidR="00953838" w:rsidRPr="00627946">
          <w:rPr>
            <w:rStyle w:val="Hyperlink"/>
            <w:rFonts w:ascii="Times New Roman" w:hAnsi="Times New Roman"/>
          </w:rPr>
          <w:t>.</w:t>
        </w:r>
        <w:r w:rsidR="00953838" w:rsidRPr="00627946">
          <w:rPr>
            <w:rFonts w:eastAsiaTheme="minorEastAsia"/>
          </w:rPr>
          <w:tab/>
        </w:r>
        <w:r w:rsidR="00CC0377">
          <w:rPr>
            <w:rFonts w:eastAsiaTheme="minorEastAsia"/>
          </w:rPr>
          <w:t>CONTRACT MANAGEMENT</w:t>
        </w:r>
        <w:r w:rsidR="00953838" w:rsidRPr="00627946">
          <w:rPr>
            <w:webHidden/>
          </w:rPr>
          <w:tab/>
        </w:r>
        <w:r w:rsidR="00953838" w:rsidRPr="00627946">
          <w:rPr>
            <w:webHidden/>
          </w:rPr>
          <w:fldChar w:fldCharType="begin"/>
        </w:r>
        <w:r w:rsidR="00953838" w:rsidRPr="00627946">
          <w:rPr>
            <w:webHidden/>
          </w:rPr>
          <w:instrText xml:space="preserve"> PAGEREF _Toc135289552 \h </w:instrText>
        </w:r>
        <w:r w:rsidR="00953838" w:rsidRPr="00627946">
          <w:rPr>
            <w:webHidden/>
          </w:rPr>
        </w:r>
        <w:r w:rsidR="00953838" w:rsidRPr="00627946">
          <w:rPr>
            <w:webHidden/>
          </w:rPr>
          <w:fldChar w:fldCharType="separate"/>
        </w:r>
        <w:r w:rsidR="00953838" w:rsidRPr="00627946">
          <w:rPr>
            <w:webHidden/>
          </w:rPr>
          <w:t>2</w:t>
        </w:r>
        <w:r w:rsidR="00953838" w:rsidRPr="00627946">
          <w:rPr>
            <w:webHidden/>
          </w:rPr>
          <w:fldChar w:fldCharType="end"/>
        </w:r>
      </w:hyperlink>
      <w:r w:rsidR="00A06F33">
        <w:t>7</w:t>
      </w:r>
    </w:p>
    <w:p w14:paraId="4D146F5A" w14:textId="58DBD3D4" w:rsidR="00953838" w:rsidRPr="00627946" w:rsidRDefault="001732AE" w:rsidP="00B77E99">
      <w:pPr>
        <w:pStyle w:val="TOC1"/>
        <w:rPr>
          <w:rFonts w:eastAsiaTheme="minorEastAsia"/>
        </w:rPr>
      </w:pPr>
      <w:hyperlink w:anchor="_Toc135289560" w:history="1">
        <w:r>
          <w:t>2</w:t>
        </w:r>
        <w:r w:rsidR="009916D8">
          <w:t>6</w:t>
        </w:r>
        <w:r w:rsidR="00CC0377">
          <w:t>.1</w:t>
        </w:r>
        <w:r w:rsidR="00953838" w:rsidRPr="00627946">
          <w:rPr>
            <w:rStyle w:val="Hyperlink"/>
            <w:rFonts w:ascii="Times New Roman" w:hAnsi="Times New Roman"/>
          </w:rPr>
          <w:t>.</w:t>
        </w:r>
        <w:r w:rsidR="00953838" w:rsidRPr="00627946">
          <w:rPr>
            <w:rFonts w:eastAsiaTheme="minorEastAsia"/>
          </w:rPr>
          <w:tab/>
        </w:r>
        <w:r w:rsidR="00F63F40" w:rsidRPr="00F63F40">
          <w:rPr>
            <w:noProof w:val="0"/>
          </w:rPr>
          <w:t xml:space="preserve"> MONTHLY</w:t>
        </w:r>
        <w:r w:rsidR="00F63F40" w:rsidRPr="00F63F40">
          <w:rPr>
            <w:rStyle w:val="Hyperlink"/>
            <w:rFonts w:ascii="Times New Roman" w:hAnsi="Times New Roman"/>
          </w:rPr>
          <w:t xml:space="preserve"> </w:t>
        </w:r>
        <w:r w:rsidR="00CC0377">
          <w:rPr>
            <w:rStyle w:val="Hyperlink"/>
            <w:rFonts w:ascii="Times New Roman" w:hAnsi="Times New Roman"/>
          </w:rPr>
          <w:t xml:space="preserve">STATUS </w:t>
        </w:r>
        <w:r w:rsidR="00F63F40" w:rsidRPr="00F63F40">
          <w:rPr>
            <w:rStyle w:val="Hyperlink"/>
            <w:rFonts w:ascii="Times New Roman" w:hAnsi="Times New Roman"/>
          </w:rPr>
          <w:t>MEETINGS</w:t>
        </w:r>
        <w:r w:rsidR="00953838" w:rsidRPr="00627946">
          <w:rPr>
            <w:webHidden/>
          </w:rPr>
          <w:tab/>
        </w:r>
      </w:hyperlink>
      <w:r w:rsidR="00A06F33">
        <w:t>28</w:t>
      </w:r>
    </w:p>
    <w:p w14:paraId="21F64D3F" w14:textId="19D72A76" w:rsidR="00953838" w:rsidRDefault="001732AE" w:rsidP="00B77E99">
      <w:pPr>
        <w:pStyle w:val="TOC1"/>
      </w:pPr>
      <w:hyperlink w:anchor="_Toc135289563" w:history="1">
        <w:r>
          <w:t>2</w:t>
        </w:r>
        <w:r w:rsidR="009916D8">
          <w:t>6</w:t>
        </w:r>
        <w:r w:rsidR="00953838" w:rsidRPr="00627946">
          <w:rPr>
            <w:rStyle w:val="Hyperlink"/>
            <w:rFonts w:ascii="Times New Roman" w:hAnsi="Times New Roman"/>
          </w:rPr>
          <w:t>.</w:t>
        </w:r>
        <w:r w:rsidR="00CC0377">
          <w:rPr>
            <w:rStyle w:val="Hyperlink"/>
            <w:rFonts w:ascii="Times New Roman" w:hAnsi="Times New Roman"/>
          </w:rPr>
          <w:t>2</w:t>
        </w:r>
        <w:r w:rsidR="00953838" w:rsidRPr="00627946">
          <w:rPr>
            <w:rFonts w:eastAsiaTheme="minorEastAsia"/>
          </w:rPr>
          <w:tab/>
        </w:r>
        <w:r w:rsidR="00CC0377">
          <w:rPr>
            <w:rFonts w:eastAsiaTheme="minorEastAsia"/>
          </w:rPr>
          <w:t>VENDOR</w:t>
        </w:r>
        <w:r w:rsidR="00F63F40">
          <w:rPr>
            <w:rFonts w:eastAsiaTheme="minorEastAsia"/>
          </w:rPr>
          <w:t xml:space="preserve"> TRAINING</w:t>
        </w:r>
        <w:r w:rsidR="00953838" w:rsidRPr="00627946">
          <w:rPr>
            <w:webHidden/>
          </w:rPr>
          <w:tab/>
        </w:r>
      </w:hyperlink>
      <w:r w:rsidR="00A06F33">
        <w:t>28</w:t>
      </w:r>
    </w:p>
    <w:p w14:paraId="7293E373" w14:textId="734DE25E" w:rsidR="009916D8" w:rsidRDefault="009916D8" w:rsidP="009916D8">
      <w:pPr>
        <w:pStyle w:val="TOC1"/>
      </w:pPr>
      <w:hyperlink w:anchor="_Toc135289563" w:history="1">
        <w:r>
          <w:t>26</w:t>
        </w:r>
        <w:r w:rsidRPr="00627946">
          <w:rPr>
            <w:rStyle w:val="Hyperlink"/>
            <w:rFonts w:ascii="Times New Roman" w:hAnsi="Times New Roman"/>
          </w:rPr>
          <w:t>.</w:t>
        </w:r>
        <w:r>
          <w:rPr>
            <w:rStyle w:val="Hyperlink"/>
            <w:rFonts w:ascii="Times New Roman" w:hAnsi="Times New Roman"/>
          </w:rPr>
          <w:t>3</w:t>
        </w:r>
        <w:r w:rsidRPr="00627946">
          <w:rPr>
            <w:rFonts w:eastAsiaTheme="minorEastAsia"/>
          </w:rPr>
          <w:tab/>
        </w:r>
        <w:r>
          <w:rPr>
            <w:rFonts w:eastAsiaTheme="minorEastAsia"/>
          </w:rPr>
          <w:t>REPORTS</w:t>
        </w:r>
        <w:r w:rsidRPr="00627946">
          <w:rPr>
            <w:webHidden/>
          </w:rPr>
          <w:tab/>
        </w:r>
      </w:hyperlink>
      <w:r>
        <w:t>28</w:t>
      </w:r>
    </w:p>
    <w:p w14:paraId="047DC717" w14:textId="58E51EFA" w:rsidR="009916D8" w:rsidRPr="009916D8" w:rsidRDefault="003733AE" w:rsidP="003733AE">
      <w:pPr>
        <w:spacing w:after="0"/>
        <w:rPr>
          <w:rFonts w:ascii="Times New Roman" w:hAnsi="Times New Roman" w:cs="Times New Roman"/>
          <w:sz w:val="24"/>
          <w:szCs w:val="24"/>
        </w:rPr>
      </w:pPr>
      <w:r>
        <w:rPr>
          <w:rFonts w:ascii="Times New Roman" w:hAnsi="Times New Roman" w:cs="Times New Roman"/>
          <w:sz w:val="24"/>
          <w:szCs w:val="24"/>
        </w:rPr>
        <w:t xml:space="preserve">APPENDICES   </w:t>
      </w:r>
      <w:r w:rsidR="009916D8" w:rsidRPr="009916D8">
        <w:rPr>
          <w:rFonts w:ascii="Times New Roman" w:hAnsi="Times New Roman" w:cs="Times New Roman"/>
          <w:sz w:val="24"/>
          <w:szCs w:val="24"/>
        </w:rPr>
        <w:t>…………………………………………………………………………………2</w:t>
      </w:r>
      <w:r>
        <w:rPr>
          <w:rFonts w:ascii="Times New Roman" w:hAnsi="Times New Roman" w:cs="Times New Roman"/>
          <w:sz w:val="24"/>
          <w:szCs w:val="24"/>
        </w:rPr>
        <w:t>8</w:t>
      </w:r>
    </w:p>
    <w:p w14:paraId="4AF06E44" w14:textId="00FE1F77" w:rsidR="008F4755" w:rsidRPr="001340F9" w:rsidRDefault="008F4755">
      <w:pPr>
        <w:rPr>
          <w:rFonts w:ascii="Times New Roman" w:eastAsia="Times New Roman" w:hAnsi="Times New Roman" w:cs="Times New Roman"/>
          <w:b/>
          <w:bCs/>
          <w:sz w:val="28"/>
          <w:szCs w:val="28"/>
        </w:rPr>
      </w:pPr>
      <w:r w:rsidRPr="00F422D9">
        <w:rPr>
          <w:rFonts w:ascii="Times New Roman" w:hAnsi="Times New Roman" w:cs="Times New Roman"/>
        </w:rPr>
        <w:fldChar w:fldCharType="end"/>
      </w:r>
      <w:r w:rsidRPr="0087114D">
        <w:rPr>
          <w:rFonts w:ascii="Times New Roman" w:hAnsi="Times New Roman" w:cs="Times New Roman"/>
        </w:rPr>
        <w:br w:type="page"/>
      </w:r>
    </w:p>
    <w:p w14:paraId="64FDCE56" w14:textId="54909D53" w:rsidR="00D51681" w:rsidRPr="001340F9" w:rsidRDefault="00D51681" w:rsidP="00E56A75">
      <w:pPr>
        <w:pStyle w:val="Heading1"/>
        <w:ind w:left="0" w:firstLine="0"/>
      </w:pPr>
      <w:bookmarkStart w:id="9" w:name="_Toc135289514"/>
      <w:r w:rsidRPr="001340F9">
        <w:lastRenderedPageBreak/>
        <w:t>OVERVIEW</w:t>
      </w:r>
      <w:bookmarkEnd w:id="9"/>
    </w:p>
    <w:p w14:paraId="77E1B578" w14:textId="77777777" w:rsidR="00D51681" w:rsidRPr="0087114D" w:rsidRDefault="00D51681" w:rsidP="00D51681">
      <w:pPr>
        <w:rPr>
          <w:rFonts w:ascii="Times New Roman" w:hAnsi="Times New Roman" w:cs="Times New Roman"/>
        </w:rPr>
      </w:pPr>
    </w:p>
    <w:p w14:paraId="28FBC2F1" w14:textId="50E835A9" w:rsidR="00D51681" w:rsidRPr="00F422D9" w:rsidRDefault="00D51681" w:rsidP="00D51681">
      <w:pPr>
        <w:pStyle w:val="BodyText"/>
        <w:rPr>
          <w:spacing w:val="48"/>
          <w:sz w:val="24"/>
          <w:szCs w:val="24"/>
        </w:rPr>
      </w:pPr>
      <w:r w:rsidRPr="00F422D9">
        <w:rPr>
          <w:sz w:val="24"/>
          <w:szCs w:val="24"/>
        </w:rPr>
        <w:t xml:space="preserve">Pursuant to the Federal Information Technology Acquisition Reform Act (FITARA) and the Office of Management and Budget (OMB) for category management, the consolidation and centralization of IT equipment focuses on eliminating redundancies, increasing efficiency, and delivering more value and savings.  To help achieve these goals, the Federal Aviation Administration </w:t>
      </w:r>
      <w:r w:rsidR="002440CB" w:rsidRPr="00F422D9">
        <w:rPr>
          <w:sz w:val="24"/>
          <w:szCs w:val="24"/>
        </w:rPr>
        <w:t>(</w:t>
      </w:r>
      <w:r w:rsidRPr="00F422D9">
        <w:rPr>
          <w:sz w:val="24"/>
          <w:szCs w:val="24"/>
        </w:rPr>
        <w:t>FAA</w:t>
      </w:r>
      <w:r w:rsidR="002440CB" w:rsidRPr="00F422D9">
        <w:rPr>
          <w:sz w:val="24"/>
          <w:szCs w:val="24"/>
        </w:rPr>
        <w:t>)</w:t>
      </w:r>
      <w:r w:rsidRPr="00F422D9">
        <w:rPr>
          <w:sz w:val="24"/>
          <w:szCs w:val="24"/>
        </w:rPr>
        <w:t xml:space="preserve"> Lines</w:t>
      </w:r>
      <w:r w:rsidRPr="00F422D9">
        <w:rPr>
          <w:spacing w:val="-1"/>
          <w:sz w:val="24"/>
          <w:szCs w:val="24"/>
        </w:rPr>
        <w:t xml:space="preserve"> </w:t>
      </w:r>
      <w:r w:rsidRPr="00F422D9">
        <w:rPr>
          <w:sz w:val="24"/>
          <w:szCs w:val="24"/>
        </w:rPr>
        <w:t>of Business</w:t>
      </w:r>
      <w:r w:rsidR="002440CB" w:rsidRPr="00F422D9">
        <w:rPr>
          <w:sz w:val="24"/>
          <w:szCs w:val="24"/>
        </w:rPr>
        <w:t xml:space="preserve"> (LOB)</w:t>
      </w:r>
      <w:r w:rsidRPr="00F422D9">
        <w:rPr>
          <w:sz w:val="24"/>
          <w:szCs w:val="24"/>
        </w:rPr>
        <w:t>,</w:t>
      </w:r>
      <w:r w:rsidRPr="00F422D9">
        <w:rPr>
          <w:spacing w:val="-1"/>
          <w:sz w:val="24"/>
          <w:szCs w:val="24"/>
        </w:rPr>
        <w:t xml:space="preserve"> </w:t>
      </w:r>
      <w:r w:rsidRPr="00F422D9">
        <w:rPr>
          <w:sz w:val="24"/>
          <w:szCs w:val="24"/>
        </w:rPr>
        <w:t>Staff</w:t>
      </w:r>
      <w:r w:rsidRPr="00F422D9">
        <w:rPr>
          <w:spacing w:val="-1"/>
          <w:sz w:val="24"/>
          <w:szCs w:val="24"/>
        </w:rPr>
        <w:t xml:space="preserve"> </w:t>
      </w:r>
      <w:r w:rsidRPr="00F422D9">
        <w:rPr>
          <w:sz w:val="24"/>
          <w:szCs w:val="24"/>
        </w:rPr>
        <w:t>Offices</w:t>
      </w:r>
      <w:r w:rsidR="002440CB" w:rsidRPr="00F422D9">
        <w:rPr>
          <w:sz w:val="24"/>
          <w:szCs w:val="24"/>
        </w:rPr>
        <w:t xml:space="preserve"> (SOs)</w:t>
      </w:r>
      <w:r w:rsidRPr="00F422D9">
        <w:rPr>
          <w:sz w:val="24"/>
          <w:szCs w:val="24"/>
        </w:rPr>
        <w:t>,</w:t>
      </w:r>
      <w:r w:rsidRPr="00F422D9">
        <w:rPr>
          <w:spacing w:val="-1"/>
          <w:sz w:val="24"/>
          <w:szCs w:val="24"/>
        </w:rPr>
        <w:t xml:space="preserve"> </w:t>
      </w:r>
      <w:r w:rsidRPr="00F422D9">
        <w:rPr>
          <w:sz w:val="24"/>
          <w:szCs w:val="24"/>
        </w:rPr>
        <w:t>Regions,</w:t>
      </w:r>
      <w:r w:rsidRPr="00F422D9">
        <w:rPr>
          <w:spacing w:val="-1"/>
          <w:sz w:val="24"/>
          <w:szCs w:val="24"/>
        </w:rPr>
        <w:t xml:space="preserve"> </w:t>
      </w:r>
      <w:r w:rsidRPr="00F422D9">
        <w:rPr>
          <w:sz w:val="24"/>
          <w:szCs w:val="24"/>
        </w:rPr>
        <w:t>and Centers will utilize our mandatory use contract under our Acquisition Management System (AMS 3.8.6) called the Strategic Sourcing for the Acquisition of Various Equipment and Supplies</w:t>
      </w:r>
      <w:r w:rsidRPr="00F422D9">
        <w:rPr>
          <w:spacing w:val="1"/>
          <w:sz w:val="24"/>
          <w:szCs w:val="24"/>
        </w:rPr>
        <w:t xml:space="preserve"> </w:t>
      </w:r>
      <w:r w:rsidRPr="00F422D9">
        <w:rPr>
          <w:sz w:val="24"/>
          <w:szCs w:val="24"/>
        </w:rPr>
        <w:t>(SAVES)</w:t>
      </w:r>
      <w:r w:rsidR="00512981" w:rsidRPr="00F422D9">
        <w:rPr>
          <w:sz w:val="24"/>
          <w:szCs w:val="24"/>
        </w:rPr>
        <w:t>.  SAVES contracts provide the FAA with a simplified process for obtaining commonly used products and services at prices associated with volume buying, while maintaining or improving the quality of purchases and vendors’ service levels</w:t>
      </w:r>
      <w:r w:rsidRPr="00F422D9">
        <w:rPr>
          <w:sz w:val="24"/>
          <w:szCs w:val="24"/>
        </w:rPr>
        <w:t>.</w:t>
      </w:r>
    </w:p>
    <w:p w14:paraId="5D726540" w14:textId="77777777" w:rsidR="00D51681" w:rsidRPr="00F422D9" w:rsidRDefault="00D51681" w:rsidP="00D51681">
      <w:pPr>
        <w:pStyle w:val="BodyText"/>
        <w:rPr>
          <w:sz w:val="24"/>
          <w:szCs w:val="24"/>
        </w:rPr>
      </w:pPr>
    </w:p>
    <w:p w14:paraId="08A32FF4" w14:textId="4ED21757" w:rsidR="00D51681" w:rsidRPr="00F422D9" w:rsidRDefault="004409AF" w:rsidP="00D51681">
      <w:pPr>
        <w:pStyle w:val="BodyText"/>
        <w:rPr>
          <w:sz w:val="24"/>
          <w:szCs w:val="24"/>
        </w:rPr>
      </w:pPr>
      <w:r w:rsidRPr="00F422D9">
        <w:rPr>
          <w:bCs/>
          <w:sz w:val="24"/>
          <w:szCs w:val="24"/>
        </w:rPr>
        <w:t xml:space="preserve">Additionally, in </w:t>
      </w:r>
      <w:r w:rsidR="00D51681" w:rsidRPr="00F422D9">
        <w:rPr>
          <w:bCs/>
          <w:sz w:val="24"/>
          <w:szCs w:val="24"/>
        </w:rPr>
        <w:t>accordance with the FAA Information Security and Privacy Program &amp; Policy (1370.121</w:t>
      </w:r>
      <w:r w:rsidR="002440CB" w:rsidRPr="00F422D9">
        <w:rPr>
          <w:bCs/>
          <w:sz w:val="24"/>
          <w:szCs w:val="24"/>
        </w:rPr>
        <w:t>B</w:t>
      </w:r>
      <w:r w:rsidR="00D51681" w:rsidRPr="00F422D9">
        <w:rPr>
          <w:bCs/>
          <w:sz w:val="24"/>
          <w:szCs w:val="24"/>
        </w:rPr>
        <w:t xml:space="preserve">), the FAA must consolidate procurements for commodity items such as laptops, desktops, software and licensing, and other hardware and components. </w:t>
      </w:r>
      <w:r w:rsidR="001A7547">
        <w:rPr>
          <w:bCs/>
          <w:sz w:val="24"/>
          <w:szCs w:val="24"/>
        </w:rPr>
        <w:t xml:space="preserve">In accordance with Section B, </w:t>
      </w:r>
      <w:r w:rsidR="001A7547">
        <w:rPr>
          <w:sz w:val="24"/>
          <w:szCs w:val="24"/>
        </w:rPr>
        <w:t>t</w:t>
      </w:r>
      <w:r w:rsidR="00D51681" w:rsidRPr="00F422D9">
        <w:rPr>
          <w:sz w:val="24"/>
          <w:szCs w:val="24"/>
        </w:rPr>
        <w:t xml:space="preserve">he </w:t>
      </w:r>
      <w:r w:rsidR="001A7547">
        <w:rPr>
          <w:sz w:val="24"/>
          <w:szCs w:val="24"/>
        </w:rPr>
        <w:t xml:space="preserve">portfolio of </w:t>
      </w:r>
      <w:r w:rsidR="00D51681" w:rsidRPr="00F422D9">
        <w:rPr>
          <w:sz w:val="24"/>
          <w:szCs w:val="24"/>
        </w:rPr>
        <w:t>products available will be a combination of hardware and software which will be designated as "standard products" by the FAA’s Technology</w:t>
      </w:r>
      <w:r w:rsidR="00D51681" w:rsidRPr="00F422D9">
        <w:rPr>
          <w:spacing w:val="1"/>
          <w:sz w:val="24"/>
          <w:szCs w:val="24"/>
        </w:rPr>
        <w:t xml:space="preserve"> </w:t>
      </w:r>
      <w:r w:rsidR="00D51681" w:rsidRPr="00F422D9">
        <w:rPr>
          <w:sz w:val="24"/>
          <w:szCs w:val="24"/>
        </w:rPr>
        <w:t>Control Board (TCB), the Enterprise Software Board (ESB) and any comparably authorized group within the Department of Transportation (DOT).</w:t>
      </w:r>
      <w:r w:rsidR="00D51681" w:rsidRPr="00F422D9">
        <w:rPr>
          <w:spacing w:val="1"/>
          <w:sz w:val="24"/>
          <w:szCs w:val="24"/>
        </w:rPr>
        <w:t xml:space="preserve"> </w:t>
      </w:r>
      <w:r w:rsidR="002626FA">
        <w:rPr>
          <w:spacing w:val="1"/>
          <w:sz w:val="24"/>
          <w:szCs w:val="24"/>
        </w:rPr>
        <w:t xml:space="preserve">These </w:t>
      </w:r>
      <w:r w:rsidR="002626FA">
        <w:rPr>
          <w:sz w:val="24"/>
          <w:szCs w:val="24"/>
        </w:rPr>
        <w:t>p</w:t>
      </w:r>
      <w:r w:rsidR="00D51681" w:rsidRPr="00F422D9">
        <w:rPr>
          <w:sz w:val="24"/>
          <w:szCs w:val="24"/>
        </w:rPr>
        <w:t xml:space="preserve">roducts must adhere to established configuration management criteria throughout its life cycle. </w:t>
      </w:r>
    </w:p>
    <w:p w14:paraId="77736619" w14:textId="77777777" w:rsidR="00D51681" w:rsidRPr="0087114D" w:rsidRDefault="00D51681" w:rsidP="00D51681">
      <w:pPr>
        <w:rPr>
          <w:rFonts w:ascii="Times New Roman" w:hAnsi="Times New Roman" w:cs="Times New Roman"/>
        </w:rPr>
      </w:pPr>
    </w:p>
    <w:p w14:paraId="2120D1B5" w14:textId="77777777" w:rsidR="00D51681" w:rsidRPr="001340F9" w:rsidRDefault="00D51681" w:rsidP="00E56A75">
      <w:pPr>
        <w:pStyle w:val="Heading1"/>
        <w:ind w:left="0" w:firstLine="0"/>
      </w:pPr>
      <w:bookmarkStart w:id="10" w:name="_Toc135289515"/>
      <w:r w:rsidRPr="001340F9">
        <w:t>SCOPE</w:t>
      </w:r>
      <w:bookmarkEnd w:id="10"/>
    </w:p>
    <w:p w14:paraId="0319D3B7" w14:textId="77777777" w:rsidR="00D51681" w:rsidRPr="0087114D" w:rsidRDefault="00D51681" w:rsidP="00D51681">
      <w:pPr>
        <w:rPr>
          <w:rFonts w:ascii="Times New Roman" w:hAnsi="Times New Roman" w:cs="Times New Roman"/>
          <w:b/>
        </w:rPr>
      </w:pPr>
    </w:p>
    <w:p w14:paraId="09F16EBA" w14:textId="4BBC6C0B" w:rsidR="00B57E1B" w:rsidRPr="00F422D9" w:rsidRDefault="00D51681" w:rsidP="00B57E1B">
      <w:pPr>
        <w:pStyle w:val="BodyText"/>
        <w:rPr>
          <w:sz w:val="24"/>
          <w:szCs w:val="24"/>
        </w:rPr>
      </w:pPr>
      <w:r w:rsidRPr="00F422D9">
        <w:rPr>
          <w:sz w:val="24"/>
          <w:szCs w:val="24"/>
        </w:rPr>
        <w:t xml:space="preserve">This SAVES Statement of Work (SOW) for </w:t>
      </w:r>
      <w:r w:rsidR="006A7B6F">
        <w:rPr>
          <w:sz w:val="24"/>
          <w:szCs w:val="24"/>
        </w:rPr>
        <w:t>Co</w:t>
      </w:r>
      <w:r w:rsidR="002857CA">
        <w:rPr>
          <w:sz w:val="24"/>
          <w:szCs w:val="24"/>
        </w:rPr>
        <w:t>mmercial</w:t>
      </w:r>
      <w:r w:rsidR="006A7B6F">
        <w:rPr>
          <w:sz w:val="24"/>
          <w:szCs w:val="24"/>
        </w:rPr>
        <w:t xml:space="preserve"> </w:t>
      </w:r>
      <w:r w:rsidR="0098538C">
        <w:rPr>
          <w:sz w:val="24"/>
          <w:szCs w:val="24"/>
        </w:rPr>
        <w:t>Products (</w:t>
      </w:r>
      <w:r w:rsidRPr="00F422D9">
        <w:rPr>
          <w:sz w:val="24"/>
          <w:szCs w:val="24"/>
        </w:rPr>
        <w:t>Hardware (HW) and Software (SW)</w:t>
      </w:r>
      <w:r w:rsidR="0098538C">
        <w:rPr>
          <w:sz w:val="24"/>
          <w:szCs w:val="24"/>
        </w:rPr>
        <w:t>)</w:t>
      </w:r>
      <w:r w:rsidRPr="00F422D9">
        <w:rPr>
          <w:sz w:val="24"/>
          <w:szCs w:val="24"/>
        </w:rPr>
        <w:t xml:space="preserve"> is a DOT-wide strategic sourcing contract administered </w:t>
      </w:r>
      <w:r w:rsidR="0048727B">
        <w:rPr>
          <w:sz w:val="24"/>
          <w:szCs w:val="24"/>
        </w:rPr>
        <w:t xml:space="preserve">and managed </w:t>
      </w:r>
      <w:r w:rsidRPr="00F422D9">
        <w:rPr>
          <w:sz w:val="24"/>
          <w:szCs w:val="24"/>
        </w:rPr>
        <w:t>by the FAA</w:t>
      </w:r>
      <w:r w:rsidR="0098538C">
        <w:rPr>
          <w:sz w:val="24"/>
          <w:szCs w:val="24"/>
        </w:rPr>
        <w:t xml:space="preserve"> Office</w:t>
      </w:r>
      <w:r w:rsidR="00514610">
        <w:rPr>
          <w:sz w:val="24"/>
          <w:szCs w:val="24"/>
        </w:rPr>
        <w:t>s</w:t>
      </w:r>
      <w:r w:rsidR="0098538C">
        <w:rPr>
          <w:sz w:val="24"/>
          <w:szCs w:val="24"/>
        </w:rPr>
        <w:t xml:space="preserve"> of </w:t>
      </w:r>
      <w:r w:rsidR="00514610">
        <w:rPr>
          <w:sz w:val="24"/>
          <w:szCs w:val="24"/>
        </w:rPr>
        <w:t xml:space="preserve">Acquisition and Business Services (ACQ) and </w:t>
      </w:r>
      <w:r w:rsidR="0098538C">
        <w:rPr>
          <w:sz w:val="24"/>
          <w:szCs w:val="24"/>
        </w:rPr>
        <w:t>Information and Technology</w:t>
      </w:r>
      <w:r w:rsidR="0048727B">
        <w:rPr>
          <w:sz w:val="24"/>
          <w:szCs w:val="24"/>
        </w:rPr>
        <w:t xml:space="preserve"> Services (AIT).</w:t>
      </w:r>
      <w:r w:rsidRPr="00F422D9">
        <w:rPr>
          <w:sz w:val="24"/>
          <w:szCs w:val="24"/>
        </w:rPr>
        <w:t xml:space="preserve"> </w:t>
      </w:r>
      <w:r w:rsidR="00540E11" w:rsidRPr="00F422D9">
        <w:rPr>
          <w:sz w:val="24"/>
          <w:szCs w:val="24"/>
        </w:rPr>
        <w:t>The products and services included in this SOW include, but are not limited to, software, network infrastructure components (servers, switches, storage arrays, and network devices), personal computing devices (workstations</w:t>
      </w:r>
      <w:r w:rsidRPr="00F422D9">
        <w:rPr>
          <w:sz w:val="24"/>
          <w:szCs w:val="24"/>
        </w:rPr>
        <w:t>, laptops, tablets, thin</w:t>
      </w:r>
      <w:r w:rsidRPr="00F422D9">
        <w:rPr>
          <w:spacing w:val="1"/>
          <w:sz w:val="24"/>
          <w:szCs w:val="24"/>
        </w:rPr>
        <w:t xml:space="preserve"> </w:t>
      </w:r>
      <w:r w:rsidRPr="00F422D9">
        <w:rPr>
          <w:sz w:val="24"/>
          <w:szCs w:val="24"/>
        </w:rPr>
        <w:t xml:space="preserve">clients, notebooks, </w:t>
      </w:r>
      <w:r w:rsidR="001340F9" w:rsidRPr="00F422D9">
        <w:rPr>
          <w:sz w:val="24"/>
          <w:szCs w:val="24"/>
        </w:rPr>
        <w:t>and similar items</w:t>
      </w:r>
      <w:r w:rsidRPr="00F422D9">
        <w:rPr>
          <w:sz w:val="24"/>
          <w:szCs w:val="24"/>
        </w:rPr>
        <w:t>), computer peripherals and accessories, audio/visual equipment, and miscellaneous equipment (large screens, touch</w:t>
      </w:r>
      <w:r w:rsidRPr="00F422D9">
        <w:rPr>
          <w:spacing w:val="1"/>
          <w:sz w:val="24"/>
          <w:szCs w:val="24"/>
        </w:rPr>
        <w:t xml:space="preserve"> </w:t>
      </w:r>
      <w:r w:rsidRPr="00F422D9">
        <w:rPr>
          <w:sz w:val="24"/>
          <w:szCs w:val="24"/>
        </w:rPr>
        <w:t>screens, scanners, projectors, desktop printers, multi-functional devices (MFD)</w:t>
      </w:r>
      <w:r w:rsidR="00BC3419">
        <w:rPr>
          <w:sz w:val="24"/>
          <w:szCs w:val="24"/>
        </w:rPr>
        <w:t>)</w:t>
      </w:r>
      <w:r w:rsidRPr="00F422D9">
        <w:rPr>
          <w:sz w:val="24"/>
          <w:szCs w:val="24"/>
        </w:rPr>
        <w:t>, software to support the above mentioned hardware</w:t>
      </w:r>
      <w:r w:rsidR="002440CB" w:rsidRPr="00F422D9">
        <w:rPr>
          <w:sz w:val="24"/>
          <w:szCs w:val="24"/>
        </w:rPr>
        <w:t>,</w:t>
      </w:r>
      <w:r w:rsidRPr="00F422D9">
        <w:rPr>
          <w:sz w:val="24"/>
          <w:szCs w:val="24"/>
        </w:rPr>
        <w:t xml:space="preserve"> and cloud based services by various Original Equipment</w:t>
      </w:r>
      <w:r w:rsidRPr="00F422D9">
        <w:rPr>
          <w:spacing w:val="-47"/>
          <w:sz w:val="24"/>
          <w:szCs w:val="24"/>
        </w:rPr>
        <w:t xml:space="preserve"> </w:t>
      </w:r>
      <w:r w:rsidRPr="00F422D9">
        <w:rPr>
          <w:sz w:val="24"/>
          <w:szCs w:val="24"/>
        </w:rPr>
        <w:t>Manufacturers</w:t>
      </w:r>
      <w:r w:rsidRPr="00F422D9">
        <w:rPr>
          <w:spacing w:val="-1"/>
          <w:sz w:val="24"/>
          <w:szCs w:val="24"/>
        </w:rPr>
        <w:t xml:space="preserve"> </w:t>
      </w:r>
      <w:r w:rsidRPr="00F422D9">
        <w:rPr>
          <w:sz w:val="24"/>
          <w:szCs w:val="24"/>
        </w:rPr>
        <w:t>(OEM) that meet the</w:t>
      </w:r>
      <w:r w:rsidRPr="00F422D9">
        <w:rPr>
          <w:spacing w:val="-1"/>
          <w:sz w:val="24"/>
          <w:szCs w:val="24"/>
        </w:rPr>
        <w:t xml:space="preserve"> </w:t>
      </w:r>
      <w:r w:rsidR="002626FA" w:rsidRPr="00A361E4">
        <w:rPr>
          <w:color w:val="333333"/>
          <w:sz w:val="24"/>
          <w:szCs w:val="24"/>
          <w:shd w:val="clear" w:color="auto" w:fill="FFFFFF"/>
        </w:rPr>
        <w:t xml:space="preserve">agency's diverse business </w:t>
      </w:r>
      <w:r w:rsidRPr="00F422D9">
        <w:rPr>
          <w:sz w:val="24"/>
          <w:szCs w:val="24"/>
        </w:rPr>
        <w:t>requirements.</w:t>
      </w:r>
      <w:r w:rsidR="00540E11" w:rsidRPr="00F422D9">
        <w:rPr>
          <w:sz w:val="24"/>
          <w:szCs w:val="24"/>
        </w:rPr>
        <w:t xml:space="preserve"> </w:t>
      </w:r>
      <w:r w:rsidR="002626FA">
        <w:rPr>
          <w:sz w:val="24"/>
          <w:szCs w:val="24"/>
        </w:rPr>
        <w:t>Additionally, t</w:t>
      </w:r>
      <w:r w:rsidRPr="00F422D9">
        <w:rPr>
          <w:sz w:val="24"/>
          <w:szCs w:val="24"/>
        </w:rPr>
        <w:t>he Contractor m</w:t>
      </w:r>
      <w:r w:rsidR="002626FA">
        <w:rPr>
          <w:sz w:val="24"/>
          <w:szCs w:val="24"/>
        </w:rPr>
        <w:t>ay</w:t>
      </w:r>
      <w:r w:rsidRPr="00F422D9">
        <w:rPr>
          <w:sz w:val="24"/>
          <w:szCs w:val="24"/>
        </w:rPr>
        <w:t xml:space="preserve"> provide </w:t>
      </w:r>
      <w:r w:rsidR="003966DC">
        <w:rPr>
          <w:sz w:val="24"/>
          <w:szCs w:val="24"/>
        </w:rPr>
        <w:t>product-based</w:t>
      </w:r>
      <w:r w:rsidRPr="00F422D9">
        <w:rPr>
          <w:sz w:val="24"/>
          <w:szCs w:val="24"/>
        </w:rPr>
        <w:t xml:space="preserve"> services</w:t>
      </w:r>
      <w:r w:rsidR="00534D12">
        <w:rPr>
          <w:sz w:val="24"/>
          <w:szCs w:val="24"/>
        </w:rPr>
        <w:t xml:space="preserve"> </w:t>
      </w:r>
      <w:r w:rsidR="002626FA">
        <w:rPr>
          <w:sz w:val="24"/>
          <w:szCs w:val="24"/>
        </w:rPr>
        <w:t>based on the business requirement</w:t>
      </w:r>
      <w:r w:rsidR="00BD3BED">
        <w:rPr>
          <w:sz w:val="24"/>
          <w:szCs w:val="24"/>
        </w:rPr>
        <w:t xml:space="preserve">. </w:t>
      </w:r>
      <w:r w:rsidRPr="00F422D9">
        <w:rPr>
          <w:sz w:val="24"/>
          <w:szCs w:val="24"/>
        </w:rPr>
        <w:t>Th</w:t>
      </w:r>
      <w:r w:rsidR="00033D0D" w:rsidRPr="00F422D9">
        <w:rPr>
          <w:sz w:val="24"/>
          <w:szCs w:val="24"/>
        </w:rPr>
        <w:t>ese</w:t>
      </w:r>
      <w:r w:rsidRPr="00F422D9">
        <w:rPr>
          <w:sz w:val="24"/>
          <w:szCs w:val="24"/>
        </w:rPr>
        <w:t xml:space="preserve"> service</w:t>
      </w:r>
      <w:r w:rsidR="00033D0D" w:rsidRPr="00F422D9">
        <w:rPr>
          <w:sz w:val="24"/>
          <w:szCs w:val="24"/>
        </w:rPr>
        <w:t>s</w:t>
      </w:r>
      <w:r w:rsidRPr="00F422D9">
        <w:rPr>
          <w:sz w:val="24"/>
          <w:szCs w:val="24"/>
        </w:rPr>
        <w:t xml:space="preserve"> must be directly related to the range of products offered under the Contract and must be performed as requested by the Contracting Officer</w:t>
      </w:r>
      <w:r w:rsidR="00BD3BED">
        <w:rPr>
          <w:sz w:val="24"/>
          <w:szCs w:val="24"/>
        </w:rPr>
        <w:t xml:space="preserve"> on individual delivery orders.</w:t>
      </w:r>
      <w:r w:rsidR="007903C8">
        <w:rPr>
          <w:sz w:val="24"/>
          <w:szCs w:val="24"/>
        </w:rPr>
        <w:t xml:space="preserve"> </w:t>
      </w:r>
      <w:r w:rsidR="002626FA">
        <w:rPr>
          <w:sz w:val="24"/>
          <w:szCs w:val="24"/>
        </w:rPr>
        <w:t>Lastly</w:t>
      </w:r>
      <w:r w:rsidR="00B57E1B" w:rsidRPr="00F422D9">
        <w:rPr>
          <w:sz w:val="24"/>
          <w:szCs w:val="24"/>
        </w:rPr>
        <w:t xml:space="preserve">, the Contractor must facilitate the acquisition, deployment and maintenance of IT assets under this contract by </w:t>
      </w:r>
      <w:r w:rsidR="00B57E1B" w:rsidRPr="00F422D9">
        <w:rPr>
          <w:spacing w:val="-48"/>
          <w:sz w:val="24"/>
          <w:szCs w:val="24"/>
        </w:rPr>
        <w:t xml:space="preserve">  </w:t>
      </w:r>
      <w:r w:rsidR="00B57E1B" w:rsidRPr="00F422D9">
        <w:rPr>
          <w:sz w:val="24"/>
          <w:szCs w:val="24"/>
        </w:rPr>
        <w:t>providing</w:t>
      </w:r>
      <w:r w:rsidR="00B57E1B" w:rsidRPr="00F422D9">
        <w:rPr>
          <w:spacing w:val="-1"/>
          <w:sz w:val="24"/>
          <w:szCs w:val="24"/>
        </w:rPr>
        <w:t xml:space="preserve"> </w:t>
      </w:r>
      <w:r w:rsidR="00B57E1B" w:rsidRPr="00F422D9">
        <w:rPr>
          <w:sz w:val="24"/>
          <w:szCs w:val="24"/>
        </w:rPr>
        <w:t>services including,</w:t>
      </w:r>
      <w:r w:rsidR="00B57E1B" w:rsidRPr="00F422D9">
        <w:rPr>
          <w:spacing w:val="-1"/>
          <w:sz w:val="24"/>
          <w:szCs w:val="24"/>
        </w:rPr>
        <w:t xml:space="preserve"> </w:t>
      </w:r>
      <w:r w:rsidR="00B57E1B" w:rsidRPr="00F422D9">
        <w:rPr>
          <w:sz w:val="24"/>
          <w:szCs w:val="24"/>
        </w:rPr>
        <w:t>but not</w:t>
      </w:r>
      <w:r w:rsidR="00B57E1B" w:rsidRPr="00F422D9">
        <w:rPr>
          <w:spacing w:val="-1"/>
          <w:sz w:val="24"/>
          <w:szCs w:val="24"/>
        </w:rPr>
        <w:t xml:space="preserve"> </w:t>
      </w:r>
      <w:r w:rsidR="00B57E1B" w:rsidRPr="00F422D9">
        <w:rPr>
          <w:sz w:val="24"/>
          <w:szCs w:val="24"/>
        </w:rPr>
        <w:t>limited</w:t>
      </w:r>
      <w:r w:rsidR="00B57E1B" w:rsidRPr="00F422D9">
        <w:rPr>
          <w:spacing w:val="-1"/>
          <w:sz w:val="24"/>
          <w:szCs w:val="24"/>
        </w:rPr>
        <w:t xml:space="preserve"> </w:t>
      </w:r>
      <w:r w:rsidR="00B57E1B" w:rsidRPr="00F422D9">
        <w:rPr>
          <w:sz w:val="24"/>
          <w:szCs w:val="24"/>
        </w:rPr>
        <w:t>to, asset recovery</w:t>
      </w:r>
      <w:r w:rsidR="004D278D" w:rsidRPr="00F422D9">
        <w:rPr>
          <w:sz w:val="24"/>
          <w:szCs w:val="24"/>
        </w:rPr>
        <w:t>/disposition</w:t>
      </w:r>
      <w:r w:rsidR="00B57E1B" w:rsidRPr="00F422D9">
        <w:rPr>
          <w:spacing w:val="-1"/>
          <w:sz w:val="24"/>
          <w:szCs w:val="24"/>
        </w:rPr>
        <w:t xml:space="preserve"> </w:t>
      </w:r>
      <w:r w:rsidR="00B57E1B" w:rsidRPr="00F422D9">
        <w:rPr>
          <w:sz w:val="24"/>
          <w:szCs w:val="24"/>
        </w:rPr>
        <w:t>and warehousing.</w:t>
      </w:r>
    </w:p>
    <w:p w14:paraId="152F3897" w14:textId="77777777" w:rsidR="00431CA8" w:rsidRPr="00F422D9" w:rsidRDefault="00431CA8" w:rsidP="003D3BD4">
      <w:pPr>
        <w:pStyle w:val="BodyText"/>
        <w:rPr>
          <w:sz w:val="24"/>
          <w:szCs w:val="24"/>
        </w:rPr>
      </w:pPr>
    </w:p>
    <w:p w14:paraId="11FEA07A" w14:textId="2029A267" w:rsidR="00D51681" w:rsidRPr="00F422D9" w:rsidRDefault="00D51681" w:rsidP="003D3BD4">
      <w:pPr>
        <w:pStyle w:val="BodyText"/>
        <w:rPr>
          <w:sz w:val="24"/>
          <w:szCs w:val="24"/>
        </w:rPr>
      </w:pPr>
      <w:r w:rsidRPr="00F422D9">
        <w:rPr>
          <w:sz w:val="24"/>
          <w:szCs w:val="24"/>
        </w:rPr>
        <w:t xml:space="preserve">This SOW </w:t>
      </w:r>
      <w:r w:rsidR="00A0510A">
        <w:rPr>
          <w:sz w:val="24"/>
          <w:szCs w:val="24"/>
        </w:rPr>
        <w:t>DOES NOT</w:t>
      </w:r>
      <w:r w:rsidRPr="00F422D9">
        <w:rPr>
          <w:sz w:val="24"/>
          <w:szCs w:val="24"/>
        </w:rPr>
        <w:t xml:space="preserve"> include</w:t>
      </w:r>
      <w:r w:rsidR="00431CA8" w:rsidRPr="00F422D9">
        <w:rPr>
          <w:sz w:val="24"/>
          <w:szCs w:val="24"/>
        </w:rPr>
        <w:t>:</w:t>
      </w:r>
      <w:r w:rsidRPr="00F422D9">
        <w:rPr>
          <w:sz w:val="24"/>
          <w:szCs w:val="24"/>
        </w:rPr>
        <w:t xml:space="preserve"> </w:t>
      </w:r>
      <w:bookmarkStart w:id="11" w:name="_Hlk175916737"/>
      <w:r w:rsidRPr="00F422D9">
        <w:rPr>
          <w:sz w:val="24"/>
          <w:szCs w:val="24"/>
        </w:rPr>
        <w:t>non-COTS software items</w:t>
      </w:r>
      <w:r w:rsidR="00431CA8" w:rsidRPr="00F422D9">
        <w:rPr>
          <w:sz w:val="24"/>
          <w:szCs w:val="24"/>
        </w:rPr>
        <w:t>,</w:t>
      </w:r>
      <w:r w:rsidRPr="00F422D9">
        <w:rPr>
          <w:sz w:val="24"/>
          <w:szCs w:val="24"/>
        </w:rPr>
        <w:t xml:space="preserve"> </w:t>
      </w:r>
      <w:bookmarkStart w:id="12" w:name="_Hlk139454955"/>
      <w:r w:rsidRPr="00F422D9">
        <w:rPr>
          <w:sz w:val="24"/>
          <w:szCs w:val="24"/>
        </w:rPr>
        <w:t>software development for COTS items</w:t>
      </w:r>
      <w:r w:rsidR="00431CA8" w:rsidRPr="00F422D9">
        <w:rPr>
          <w:sz w:val="24"/>
          <w:szCs w:val="24"/>
        </w:rPr>
        <w:t xml:space="preserve">, </w:t>
      </w:r>
      <w:bookmarkStart w:id="13" w:name="_Hlk138833921"/>
      <w:bookmarkEnd w:id="11"/>
      <w:r w:rsidR="00431CA8" w:rsidRPr="00F422D9">
        <w:rPr>
          <w:sz w:val="24"/>
          <w:szCs w:val="24"/>
        </w:rPr>
        <w:t xml:space="preserve">web development and web design services, software operations and maintenance (O&amp;M) services, </w:t>
      </w:r>
      <w:r w:rsidR="001E66E2">
        <w:rPr>
          <w:sz w:val="24"/>
          <w:szCs w:val="24"/>
        </w:rPr>
        <w:t xml:space="preserve">alterations to a physical site (e.g., wiring, electrical, plumbing, construction), </w:t>
      </w:r>
      <w:r w:rsidR="00431CA8" w:rsidRPr="00F422D9">
        <w:rPr>
          <w:sz w:val="24"/>
          <w:szCs w:val="24"/>
        </w:rPr>
        <w:t xml:space="preserve">level of </w:t>
      </w:r>
      <w:r w:rsidR="00431CA8" w:rsidRPr="00F422D9">
        <w:rPr>
          <w:sz w:val="24"/>
          <w:szCs w:val="24"/>
        </w:rPr>
        <w:lastRenderedPageBreak/>
        <w:t>effort (LOE) support services including full time equivalent employees with a yearly period of performance (i.e. option years)</w:t>
      </w:r>
      <w:r w:rsidRPr="00F422D9">
        <w:rPr>
          <w:sz w:val="24"/>
          <w:szCs w:val="24"/>
        </w:rPr>
        <w:t>.</w:t>
      </w:r>
    </w:p>
    <w:bookmarkEnd w:id="12"/>
    <w:bookmarkEnd w:id="13"/>
    <w:p w14:paraId="705F3019" w14:textId="77777777" w:rsidR="00D51681" w:rsidRPr="001340F9" w:rsidRDefault="00D51681" w:rsidP="003D3BD4">
      <w:pPr>
        <w:pStyle w:val="BodyText"/>
      </w:pPr>
    </w:p>
    <w:p w14:paraId="4CAFED68" w14:textId="77777777" w:rsidR="00D51681" w:rsidRPr="001340F9" w:rsidRDefault="00D51681" w:rsidP="00E56A75">
      <w:pPr>
        <w:pStyle w:val="Heading1"/>
        <w:ind w:left="0" w:firstLine="0"/>
      </w:pPr>
      <w:bookmarkStart w:id="14" w:name="_Toc135289516"/>
      <w:r w:rsidRPr="001340F9">
        <w:t>ACRONYMS</w:t>
      </w:r>
      <w:bookmarkEnd w:id="14"/>
    </w:p>
    <w:p w14:paraId="14337B23" w14:textId="77777777" w:rsidR="00D51681" w:rsidRPr="0087114D" w:rsidRDefault="00D51681" w:rsidP="00D51681">
      <w:pPr>
        <w:rPr>
          <w:rFonts w:ascii="Times New Roman" w:hAnsi="Times New Roman" w:cs="Times New Roman"/>
          <w:b/>
        </w:rPr>
      </w:pPr>
    </w:p>
    <w:tbl>
      <w:tblPr>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417"/>
        <w:gridCol w:w="7830"/>
      </w:tblGrid>
      <w:tr w:rsidR="0075562F" w:rsidRPr="001340F9" w14:paraId="705F716D" w14:textId="77777777" w:rsidTr="00BC1745">
        <w:trPr>
          <w:trHeight w:val="226"/>
          <w:jc w:val="center"/>
        </w:trPr>
        <w:tc>
          <w:tcPr>
            <w:tcW w:w="1417" w:type="dxa"/>
            <w:tcBorders>
              <w:right w:val="dashed" w:sz="8" w:space="0" w:color="000000"/>
            </w:tcBorders>
          </w:tcPr>
          <w:p w14:paraId="089ADD49" w14:textId="77777777" w:rsidR="0075562F" w:rsidRPr="001340F9" w:rsidRDefault="0075562F" w:rsidP="0075562F">
            <w:pPr>
              <w:widowControl w:val="0"/>
              <w:autoSpaceDE w:val="0"/>
              <w:autoSpaceDN w:val="0"/>
              <w:spacing w:after="0" w:line="240" w:lineRule="auto"/>
              <w:ind w:left="360"/>
              <w:rPr>
                <w:rFonts w:ascii="Times New Roman" w:eastAsia="Times New Roman" w:hAnsi="Times New Roman" w:cs="Times New Roman"/>
              </w:rPr>
            </w:pPr>
            <w:r w:rsidRPr="001340F9">
              <w:rPr>
                <w:rFonts w:ascii="Times New Roman" w:eastAsia="Times New Roman" w:hAnsi="Times New Roman" w:cs="Times New Roman"/>
              </w:rPr>
              <w:t>AFR</w:t>
            </w:r>
          </w:p>
        </w:tc>
        <w:tc>
          <w:tcPr>
            <w:tcW w:w="7830" w:type="dxa"/>
            <w:tcBorders>
              <w:left w:val="dashed" w:sz="8" w:space="0" w:color="000000"/>
            </w:tcBorders>
          </w:tcPr>
          <w:p w14:paraId="3827F7F0" w14:textId="77777777" w:rsidR="0075562F" w:rsidRPr="001340F9" w:rsidRDefault="0075562F" w:rsidP="0075562F">
            <w:pPr>
              <w:widowControl w:val="0"/>
              <w:autoSpaceDE w:val="0"/>
              <w:autoSpaceDN w:val="0"/>
              <w:spacing w:after="0" w:line="240" w:lineRule="auto"/>
              <w:ind w:left="360"/>
              <w:rPr>
                <w:rFonts w:ascii="Times New Roman" w:eastAsia="Times New Roman" w:hAnsi="Times New Roman" w:cs="Times New Roman"/>
              </w:rPr>
            </w:pPr>
            <w:r w:rsidRPr="001340F9">
              <w:rPr>
                <w:rFonts w:ascii="Times New Roman" w:eastAsia="Times New Roman" w:hAnsi="Times New Roman" w:cs="Times New Roman"/>
              </w:rPr>
              <w:t>Annual Failure Rate</w:t>
            </w:r>
          </w:p>
        </w:tc>
      </w:tr>
      <w:tr w:rsidR="0075562F" w:rsidRPr="001340F9" w14:paraId="586517A0" w14:textId="77777777" w:rsidTr="00BC1745">
        <w:trPr>
          <w:trHeight w:val="216"/>
          <w:jc w:val="center"/>
        </w:trPr>
        <w:tc>
          <w:tcPr>
            <w:tcW w:w="1417" w:type="dxa"/>
            <w:tcBorders>
              <w:right w:val="dashed" w:sz="8" w:space="0" w:color="000000"/>
            </w:tcBorders>
          </w:tcPr>
          <w:p w14:paraId="188F4821" w14:textId="77777777" w:rsidR="0075562F" w:rsidRPr="001340F9" w:rsidRDefault="0075562F" w:rsidP="0075562F">
            <w:pPr>
              <w:widowControl w:val="0"/>
              <w:autoSpaceDE w:val="0"/>
              <w:autoSpaceDN w:val="0"/>
              <w:spacing w:after="0" w:line="240" w:lineRule="auto"/>
              <w:ind w:left="360"/>
              <w:rPr>
                <w:rFonts w:ascii="Times New Roman" w:eastAsia="Times New Roman" w:hAnsi="Times New Roman" w:cs="Times New Roman"/>
              </w:rPr>
            </w:pPr>
            <w:r w:rsidRPr="001340F9">
              <w:rPr>
                <w:rFonts w:ascii="Times New Roman" w:eastAsia="Times New Roman" w:hAnsi="Times New Roman" w:cs="Times New Roman"/>
              </w:rPr>
              <w:t>AMS</w:t>
            </w:r>
          </w:p>
        </w:tc>
        <w:tc>
          <w:tcPr>
            <w:tcW w:w="7830" w:type="dxa"/>
            <w:tcBorders>
              <w:left w:val="dashed" w:sz="8" w:space="0" w:color="000000"/>
            </w:tcBorders>
          </w:tcPr>
          <w:p w14:paraId="4BCED242" w14:textId="77777777" w:rsidR="0075562F" w:rsidRPr="001340F9" w:rsidRDefault="0075562F" w:rsidP="0075562F">
            <w:pPr>
              <w:widowControl w:val="0"/>
              <w:autoSpaceDE w:val="0"/>
              <w:autoSpaceDN w:val="0"/>
              <w:spacing w:after="0" w:line="240" w:lineRule="auto"/>
              <w:ind w:left="360"/>
              <w:rPr>
                <w:rFonts w:ascii="Times New Roman" w:eastAsia="Times New Roman" w:hAnsi="Times New Roman" w:cs="Times New Roman"/>
              </w:rPr>
            </w:pPr>
            <w:r w:rsidRPr="001340F9">
              <w:rPr>
                <w:rFonts w:ascii="Times New Roman" w:eastAsia="Times New Roman" w:hAnsi="Times New Roman" w:cs="Times New Roman"/>
              </w:rPr>
              <w:t>Acquisition Management System</w:t>
            </w:r>
          </w:p>
        </w:tc>
      </w:tr>
      <w:tr w:rsidR="0075562F" w:rsidRPr="001340F9" w14:paraId="736AC577" w14:textId="77777777" w:rsidTr="00BC1745">
        <w:trPr>
          <w:trHeight w:val="216"/>
          <w:jc w:val="center"/>
        </w:trPr>
        <w:tc>
          <w:tcPr>
            <w:tcW w:w="1417" w:type="dxa"/>
            <w:tcBorders>
              <w:right w:val="dashed" w:sz="8" w:space="0" w:color="000000"/>
            </w:tcBorders>
          </w:tcPr>
          <w:p w14:paraId="39483350" w14:textId="77777777" w:rsidR="0075562F" w:rsidRPr="001340F9" w:rsidRDefault="0075562F" w:rsidP="0075562F">
            <w:pPr>
              <w:widowControl w:val="0"/>
              <w:autoSpaceDE w:val="0"/>
              <w:autoSpaceDN w:val="0"/>
              <w:spacing w:after="0" w:line="240" w:lineRule="auto"/>
              <w:ind w:left="360"/>
              <w:rPr>
                <w:rFonts w:ascii="Times New Roman" w:eastAsia="Times New Roman" w:hAnsi="Times New Roman" w:cs="Times New Roman"/>
              </w:rPr>
            </w:pPr>
            <w:r w:rsidRPr="001340F9">
              <w:rPr>
                <w:rFonts w:ascii="Times New Roman" w:eastAsia="Times New Roman" w:hAnsi="Times New Roman" w:cs="Times New Roman"/>
              </w:rPr>
              <w:t>ANSI</w:t>
            </w:r>
          </w:p>
        </w:tc>
        <w:tc>
          <w:tcPr>
            <w:tcW w:w="7830" w:type="dxa"/>
            <w:tcBorders>
              <w:left w:val="dashed" w:sz="8" w:space="0" w:color="000000"/>
            </w:tcBorders>
          </w:tcPr>
          <w:p w14:paraId="21E543E7" w14:textId="77777777" w:rsidR="0075562F" w:rsidRPr="001340F9" w:rsidRDefault="0075562F" w:rsidP="0075562F">
            <w:pPr>
              <w:widowControl w:val="0"/>
              <w:autoSpaceDE w:val="0"/>
              <w:autoSpaceDN w:val="0"/>
              <w:spacing w:after="0" w:line="240" w:lineRule="auto"/>
              <w:ind w:left="360"/>
              <w:rPr>
                <w:rFonts w:ascii="Times New Roman" w:eastAsia="Times New Roman" w:hAnsi="Times New Roman" w:cs="Times New Roman"/>
              </w:rPr>
            </w:pPr>
            <w:r w:rsidRPr="001340F9">
              <w:rPr>
                <w:rFonts w:ascii="Times New Roman" w:eastAsia="Times New Roman" w:hAnsi="Times New Roman" w:cs="Times New Roman"/>
              </w:rPr>
              <w:t>American National Standards Institute</w:t>
            </w:r>
          </w:p>
        </w:tc>
      </w:tr>
      <w:tr w:rsidR="0075562F" w:rsidRPr="001340F9" w14:paraId="71BFBBFC" w14:textId="77777777" w:rsidTr="00BC1745">
        <w:trPr>
          <w:trHeight w:val="216"/>
          <w:jc w:val="center"/>
        </w:trPr>
        <w:tc>
          <w:tcPr>
            <w:tcW w:w="1417" w:type="dxa"/>
            <w:tcBorders>
              <w:right w:val="dashed" w:sz="8" w:space="0" w:color="000000"/>
            </w:tcBorders>
          </w:tcPr>
          <w:p w14:paraId="62264A2F" w14:textId="77777777" w:rsidR="0075562F" w:rsidRPr="001340F9" w:rsidRDefault="0075562F" w:rsidP="0075562F">
            <w:pPr>
              <w:widowControl w:val="0"/>
              <w:autoSpaceDE w:val="0"/>
              <w:autoSpaceDN w:val="0"/>
              <w:spacing w:after="0" w:line="240" w:lineRule="auto"/>
              <w:ind w:left="360"/>
              <w:rPr>
                <w:rFonts w:ascii="Times New Roman" w:eastAsia="Times New Roman" w:hAnsi="Times New Roman" w:cs="Times New Roman"/>
              </w:rPr>
            </w:pPr>
            <w:r w:rsidRPr="001340F9">
              <w:rPr>
                <w:rFonts w:ascii="Times New Roman" w:eastAsia="Times New Roman" w:hAnsi="Times New Roman" w:cs="Times New Roman"/>
              </w:rPr>
              <w:t>CLIN</w:t>
            </w:r>
          </w:p>
        </w:tc>
        <w:tc>
          <w:tcPr>
            <w:tcW w:w="7830" w:type="dxa"/>
            <w:tcBorders>
              <w:left w:val="dashed" w:sz="8" w:space="0" w:color="000000"/>
            </w:tcBorders>
          </w:tcPr>
          <w:p w14:paraId="71F8D2E6" w14:textId="77777777" w:rsidR="0075562F" w:rsidRPr="001340F9" w:rsidRDefault="0075562F" w:rsidP="0075562F">
            <w:pPr>
              <w:widowControl w:val="0"/>
              <w:autoSpaceDE w:val="0"/>
              <w:autoSpaceDN w:val="0"/>
              <w:spacing w:after="0" w:line="240" w:lineRule="auto"/>
              <w:ind w:left="360"/>
              <w:rPr>
                <w:rFonts w:ascii="Times New Roman" w:eastAsia="Times New Roman" w:hAnsi="Times New Roman" w:cs="Times New Roman"/>
              </w:rPr>
            </w:pPr>
            <w:r w:rsidRPr="001340F9">
              <w:rPr>
                <w:rFonts w:ascii="Times New Roman" w:eastAsia="Times New Roman" w:hAnsi="Times New Roman" w:cs="Times New Roman"/>
              </w:rPr>
              <w:t>Contract Line Item Number</w:t>
            </w:r>
          </w:p>
        </w:tc>
      </w:tr>
      <w:tr w:rsidR="0075562F" w:rsidRPr="001340F9" w14:paraId="07CD286F" w14:textId="77777777" w:rsidTr="00BC1745">
        <w:trPr>
          <w:trHeight w:val="216"/>
          <w:jc w:val="center"/>
        </w:trPr>
        <w:tc>
          <w:tcPr>
            <w:tcW w:w="1417" w:type="dxa"/>
            <w:tcBorders>
              <w:right w:val="dashed" w:sz="8" w:space="0" w:color="000000"/>
            </w:tcBorders>
          </w:tcPr>
          <w:p w14:paraId="639BAB41" w14:textId="77777777" w:rsidR="0075562F" w:rsidRPr="001340F9" w:rsidRDefault="0075562F" w:rsidP="0075562F">
            <w:pPr>
              <w:widowControl w:val="0"/>
              <w:autoSpaceDE w:val="0"/>
              <w:autoSpaceDN w:val="0"/>
              <w:spacing w:after="0" w:line="240" w:lineRule="auto"/>
              <w:ind w:left="360"/>
              <w:rPr>
                <w:rFonts w:ascii="Times New Roman" w:eastAsia="Times New Roman" w:hAnsi="Times New Roman" w:cs="Times New Roman"/>
              </w:rPr>
            </w:pPr>
            <w:r w:rsidRPr="001340F9">
              <w:rPr>
                <w:rFonts w:ascii="Times New Roman" w:eastAsia="Times New Roman" w:hAnsi="Times New Roman" w:cs="Times New Roman"/>
              </w:rPr>
              <w:t>CO</w:t>
            </w:r>
          </w:p>
        </w:tc>
        <w:tc>
          <w:tcPr>
            <w:tcW w:w="7830" w:type="dxa"/>
            <w:tcBorders>
              <w:left w:val="dashed" w:sz="8" w:space="0" w:color="000000"/>
            </w:tcBorders>
          </w:tcPr>
          <w:p w14:paraId="6605CE6D" w14:textId="77777777" w:rsidR="0075562F" w:rsidRPr="001340F9" w:rsidRDefault="0075562F" w:rsidP="0075562F">
            <w:pPr>
              <w:widowControl w:val="0"/>
              <w:autoSpaceDE w:val="0"/>
              <w:autoSpaceDN w:val="0"/>
              <w:spacing w:after="0" w:line="240" w:lineRule="auto"/>
              <w:ind w:left="360"/>
              <w:rPr>
                <w:rFonts w:ascii="Times New Roman" w:eastAsia="Times New Roman" w:hAnsi="Times New Roman" w:cs="Times New Roman"/>
              </w:rPr>
            </w:pPr>
            <w:r w:rsidRPr="001340F9">
              <w:rPr>
                <w:rFonts w:ascii="Times New Roman" w:eastAsia="Times New Roman" w:hAnsi="Times New Roman" w:cs="Times New Roman"/>
              </w:rPr>
              <w:t>Contracting Officer</w:t>
            </w:r>
          </w:p>
        </w:tc>
      </w:tr>
      <w:tr w:rsidR="0075562F" w:rsidRPr="001340F9" w14:paraId="68F4257A" w14:textId="77777777" w:rsidTr="00BC1745">
        <w:trPr>
          <w:trHeight w:val="216"/>
          <w:jc w:val="center"/>
        </w:trPr>
        <w:tc>
          <w:tcPr>
            <w:tcW w:w="1417" w:type="dxa"/>
            <w:tcBorders>
              <w:right w:val="dashed" w:sz="8" w:space="0" w:color="000000"/>
            </w:tcBorders>
          </w:tcPr>
          <w:p w14:paraId="6494CEF6" w14:textId="77777777" w:rsidR="0075562F" w:rsidRPr="001340F9" w:rsidRDefault="0075562F" w:rsidP="0075562F">
            <w:pPr>
              <w:widowControl w:val="0"/>
              <w:autoSpaceDE w:val="0"/>
              <w:autoSpaceDN w:val="0"/>
              <w:spacing w:after="0" w:line="240" w:lineRule="auto"/>
              <w:ind w:left="360"/>
              <w:rPr>
                <w:rFonts w:ascii="Times New Roman" w:eastAsia="Times New Roman" w:hAnsi="Times New Roman" w:cs="Times New Roman"/>
              </w:rPr>
            </w:pPr>
            <w:r w:rsidRPr="001340F9">
              <w:rPr>
                <w:rFonts w:ascii="Times New Roman" w:eastAsia="Times New Roman" w:hAnsi="Times New Roman" w:cs="Times New Roman"/>
              </w:rPr>
              <w:t>CONUS</w:t>
            </w:r>
          </w:p>
        </w:tc>
        <w:tc>
          <w:tcPr>
            <w:tcW w:w="7830" w:type="dxa"/>
            <w:tcBorders>
              <w:left w:val="dashed" w:sz="8" w:space="0" w:color="000000"/>
            </w:tcBorders>
          </w:tcPr>
          <w:p w14:paraId="3BD4ACC0" w14:textId="77777777" w:rsidR="0075562F" w:rsidRPr="001340F9" w:rsidRDefault="0075562F" w:rsidP="0075562F">
            <w:pPr>
              <w:widowControl w:val="0"/>
              <w:autoSpaceDE w:val="0"/>
              <w:autoSpaceDN w:val="0"/>
              <w:spacing w:after="0" w:line="240" w:lineRule="auto"/>
              <w:ind w:left="360"/>
              <w:rPr>
                <w:rFonts w:ascii="Times New Roman" w:eastAsia="Times New Roman" w:hAnsi="Times New Roman" w:cs="Times New Roman"/>
              </w:rPr>
            </w:pPr>
            <w:r w:rsidRPr="001340F9">
              <w:rPr>
                <w:rFonts w:ascii="Times New Roman" w:eastAsia="Times New Roman" w:hAnsi="Times New Roman" w:cs="Times New Roman"/>
              </w:rPr>
              <w:t>Contiguous United States</w:t>
            </w:r>
          </w:p>
        </w:tc>
      </w:tr>
      <w:tr w:rsidR="0075562F" w:rsidRPr="001340F9" w14:paraId="1D4E1864" w14:textId="77777777" w:rsidTr="00BC1745">
        <w:trPr>
          <w:trHeight w:val="216"/>
          <w:jc w:val="center"/>
        </w:trPr>
        <w:tc>
          <w:tcPr>
            <w:tcW w:w="1417" w:type="dxa"/>
            <w:tcBorders>
              <w:right w:val="dashed" w:sz="8" w:space="0" w:color="000000"/>
            </w:tcBorders>
          </w:tcPr>
          <w:p w14:paraId="794EB074" w14:textId="77777777" w:rsidR="0075562F" w:rsidRPr="001340F9" w:rsidRDefault="0075562F" w:rsidP="0075562F">
            <w:pPr>
              <w:widowControl w:val="0"/>
              <w:autoSpaceDE w:val="0"/>
              <w:autoSpaceDN w:val="0"/>
              <w:spacing w:after="0" w:line="240" w:lineRule="auto"/>
              <w:ind w:left="360"/>
              <w:rPr>
                <w:rFonts w:ascii="Times New Roman" w:eastAsia="Times New Roman" w:hAnsi="Times New Roman" w:cs="Times New Roman"/>
              </w:rPr>
            </w:pPr>
            <w:r w:rsidRPr="001340F9">
              <w:rPr>
                <w:rFonts w:ascii="Times New Roman" w:eastAsia="Times New Roman" w:hAnsi="Times New Roman" w:cs="Times New Roman"/>
              </w:rPr>
              <w:t>COR</w:t>
            </w:r>
          </w:p>
        </w:tc>
        <w:tc>
          <w:tcPr>
            <w:tcW w:w="7830" w:type="dxa"/>
            <w:tcBorders>
              <w:left w:val="dashed" w:sz="8" w:space="0" w:color="000000"/>
            </w:tcBorders>
          </w:tcPr>
          <w:p w14:paraId="5AD44B00" w14:textId="77777777" w:rsidR="0075562F" w:rsidRPr="001340F9" w:rsidRDefault="0075562F" w:rsidP="0075562F">
            <w:pPr>
              <w:widowControl w:val="0"/>
              <w:autoSpaceDE w:val="0"/>
              <w:autoSpaceDN w:val="0"/>
              <w:spacing w:after="0" w:line="240" w:lineRule="auto"/>
              <w:ind w:left="360"/>
              <w:rPr>
                <w:rFonts w:ascii="Times New Roman" w:eastAsia="Times New Roman" w:hAnsi="Times New Roman" w:cs="Times New Roman"/>
              </w:rPr>
            </w:pPr>
            <w:r w:rsidRPr="001340F9">
              <w:rPr>
                <w:rFonts w:ascii="Times New Roman" w:eastAsia="Times New Roman" w:hAnsi="Times New Roman" w:cs="Times New Roman"/>
              </w:rPr>
              <w:t>Contracting Officer’s Representative</w:t>
            </w:r>
          </w:p>
        </w:tc>
      </w:tr>
      <w:tr w:rsidR="0075562F" w:rsidRPr="001340F9" w14:paraId="6586CE95" w14:textId="77777777" w:rsidTr="00BC1745">
        <w:trPr>
          <w:trHeight w:val="216"/>
          <w:jc w:val="center"/>
        </w:trPr>
        <w:tc>
          <w:tcPr>
            <w:tcW w:w="1417" w:type="dxa"/>
            <w:tcBorders>
              <w:right w:val="dashed" w:sz="8" w:space="0" w:color="000000"/>
            </w:tcBorders>
          </w:tcPr>
          <w:p w14:paraId="580A828D" w14:textId="77777777" w:rsidR="0075562F" w:rsidRPr="001340F9" w:rsidRDefault="0075562F" w:rsidP="0075562F">
            <w:pPr>
              <w:widowControl w:val="0"/>
              <w:autoSpaceDE w:val="0"/>
              <w:autoSpaceDN w:val="0"/>
              <w:spacing w:after="0" w:line="240" w:lineRule="auto"/>
              <w:ind w:left="360"/>
              <w:rPr>
                <w:rFonts w:ascii="Times New Roman" w:eastAsia="Times New Roman" w:hAnsi="Times New Roman" w:cs="Times New Roman"/>
              </w:rPr>
            </w:pPr>
            <w:r w:rsidRPr="001340F9">
              <w:rPr>
                <w:rFonts w:ascii="Times New Roman" w:eastAsia="Times New Roman" w:hAnsi="Times New Roman" w:cs="Times New Roman"/>
              </w:rPr>
              <w:t>DOA</w:t>
            </w:r>
          </w:p>
        </w:tc>
        <w:tc>
          <w:tcPr>
            <w:tcW w:w="7830" w:type="dxa"/>
            <w:tcBorders>
              <w:left w:val="dashed" w:sz="8" w:space="0" w:color="000000"/>
            </w:tcBorders>
          </w:tcPr>
          <w:p w14:paraId="263F4D57" w14:textId="77777777" w:rsidR="0075562F" w:rsidRPr="001340F9" w:rsidRDefault="0075562F" w:rsidP="0075562F">
            <w:pPr>
              <w:widowControl w:val="0"/>
              <w:autoSpaceDE w:val="0"/>
              <w:autoSpaceDN w:val="0"/>
              <w:spacing w:after="0" w:line="240" w:lineRule="auto"/>
              <w:ind w:left="360"/>
              <w:rPr>
                <w:rFonts w:ascii="Times New Roman" w:eastAsia="Times New Roman" w:hAnsi="Times New Roman" w:cs="Times New Roman"/>
              </w:rPr>
            </w:pPr>
            <w:r w:rsidRPr="001340F9">
              <w:rPr>
                <w:rFonts w:ascii="Times New Roman" w:eastAsia="Times New Roman" w:hAnsi="Times New Roman" w:cs="Times New Roman"/>
              </w:rPr>
              <w:t>Dead on Arrival Rate</w:t>
            </w:r>
          </w:p>
        </w:tc>
      </w:tr>
      <w:tr w:rsidR="0075562F" w:rsidRPr="001340F9" w14:paraId="55D8A450" w14:textId="77777777" w:rsidTr="00BC1745">
        <w:trPr>
          <w:trHeight w:val="216"/>
          <w:jc w:val="center"/>
        </w:trPr>
        <w:tc>
          <w:tcPr>
            <w:tcW w:w="1417" w:type="dxa"/>
            <w:tcBorders>
              <w:right w:val="dashed" w:sz="8" w:space="0" w:color="000000"/>
            </w:tcBorders>
          </w:tcPr>
          <w:p w14:paraId="7FB00B02" w14:textId="77777777" w:rsidR="0075562F" w:rsidRPr="001340F9" w:rsidRDefault="0075562F" w:rsidP="0075562F">
            <w:pPr>
              <w:widowControl w:val="0"/>
              <w:autoSpaceDE w:val="0"/>
              <w:autoSpaceDN w:val="0"/>
              <w:spacing w:after="0" w:line="240" w:lineRule="auto"/>
              <w:ind w:left="360"/>
              <w:rPr>
                <w:rFonts w:ascii="Times New Roman" w:eastAsia="Times New Roman" w:hAnsi="Times New Roman" w:cs="Times New Roman"/>
              </w:rPr>
            </w:pPr>
            <w:r w:rsidRPr="001340F9">
              <w:rPr>
                <w:rFonts w:ascii="Times New Roman" w:eastAsia="Times New Roman" w:hAnsi="Times New Roman" w:cs="Times New Roman"/>
              </w:rPr>
              <w:t>DO</w:t>
            </w:r>
          </w:p>
        </w:tc>
        <w:tc>
          <w:tcPr>
            <w:tcW w:w="7830" w:type="dxa"/>
            <w:tcBorders>
              <w:left w:val="dashed" w:sz="8" w:space="0" w:color="000000"/>
            </w:tcBorders>
          </w:tcPr>
          <w:p w14:paraId="1FA3469C" w14:textId="77777777" w:rsidR="0075562F" w:rsidRPr="001340F9" w:rsidRDefault="0075562F" w:rsidP="0075562F">
            <w:pPr>
              <w:widowControl w:val="0"/>
              <w:autoSpaceDE w:val="0"/>
              <w:autoSpaceDN w:val="0"/>
              <w:spacing w:after="0" w:line="240" w:lineRule="auto"/>
              <w:ind w:left="360"/>
              <w:rPr>
                <w:rFonts w:ascii="Times New Roman" w:eastAsia="Times New Roman" w:hAnsi="Times New Roman" w:cs="Times New Roman"/>
              </w:rPr>
            </w:pPr>
            <w:r w:rsidRPr="001340F9">
              <w:rPr>
                <w:rFonts w:ascii="Times New Roman" w:eastAsia="Times New Roman" w:hAnsi="Times New Roman" w:cs="Times New Roman"/>
              </w:rPr>
              <w:t>Delivery Order</w:t>
            </w:r>
          </w:p>
        </w:tc>
      </w:tr>
      <w:tr w:rsidR="0075562F" w:rsidRPr="001340F9" w14:paraId="165652E2" w14:textId="77777777" w:rsidTr="00BC1745">
        <w:trPr>
          <w:trHeight w:val="216"/>
          <w:jc w:val="center"/>
        </w:trPr>
        <w:tc>
          <w:tcPr>
            <w:tcW w:w="1417" w:type="dxa"/>
            <w:tcBorders>
              <w:right w:val="dashed" w:sz="8" w:space="0" w:color="000000"/>
            </w:tcBorders>
          </w:tcPr>
          <w:p w14:paraId="73248280" w14:textId="77777777" w:rsidR="0075562F" w:rsidRPr="001340F9" w:rsidRDefault="0075562F" w:rsidP="0075562F">
            <w:pPr>
              <w:widowControl w:val="0"/>
              <w:autoSpaceDE w:val="0"/>
              <w:autoSpaceDN w:val="0"/>
              <w:spacing w:after="0" w:line="240" w:lineRule="auto"/>
              <w:ind w:left="360"/>
              <w:rPr>
                <w:rFonts w:ascii="Times New Roman" w:eastAsia="Times New Roman" w:hAnsi="Times New Roman" w:cs="Times New Roman"/>
              </w:rPr>
            </w:pPr>
            <w:r w:rsidRPr="001340F9">
              <w:rPr>
                <w:rFonts w:ascii="Times New Roman" w:eastAsia="Times New Roman" w:hAnsi="Times New Roman" w:cs="Times New Roman"/>
              </w:rPr>
              <w:t>DOT</w:t>
            </w:r>
          </w:p>
        </w:tc>
        <w:tc>
          <w:tcPr>
            <w:tcW w:w="7830" w:type="dxa"/>
            <w:tcBorders>
              <w:left w:val="dashed" w:sz="8" w:space="0" w:color="000000"/>
            </w:tcBorders>
          </w:tcPr>
          <w:p w14:paraId="5AAF68DA" w14:textId="77777777" w:rsidR="0075562F" w:rsidRPr="001340F9" w:rsidRDefault="0075562F" w:rsidP="0075562F">
            <w:pPr>
              <w:widowControl w:val="0"/>
              <w:autoSpaceDE w:val="0"/>
              <w:autoSpaceDN w:val="0"/>
              <w:spacing w:after="0" w:line="240" w:lineRule="auto"/>
              <w:ind w:left="360"/>
              <w:rPr>
                <w:rFonts w:ascii="Times New Roman" w:eastAsia="Times New Roman" w:hAnsi="Times New Roman" w:cs="Times New Roman"/>
              </w:rPr>
            </w:pPr>
            <w:r w:rsidRPr="001340F9">
              <w:rPr>
                <w:rFonts w:ascii="Times New Roman" w:eastAsia="Times New Roman" w:hAnsi="Times New Roman" w:cs="Times New Roman"/>
              </w:rPr>
              <w:t>Department of Transportation</w:t>
            </w:r>
          </w:p>
        </w:tc>
      </w:tr>
      <w:tr w:rsidR="0075562F" w:rsidRPr="001340F9" w14:paraId="1DB73498" w14:textId="77777777" w:rsidTr="00BC1745">
        <w:trPr>
          <w:trHeight w:val="216"/>
          <w:jc w:val="center"/>
        </w:trPr>
        <w:tc>
          <w:tcPr>
            <w:tcW w:w="1417" w:type="dxa"/>
            <w:tcBorders>
              <w:right w:val="dashed" w:sz="8" w:space="0" w:color="000000"/>
            </w:tcBorders>
          </w:tcPr>
          <w:p w14:paraId="08B659DC" w14:textId="77777777" w:rsidR="0075562F" w:rsidRPr="001340F9" w:rsidRDefault="0075562F" w:rsidP="0075562F">
            <w:pPr>
              <w:widowControl w:val="0"/>
              <w:autoSpaceDE w:val="0"/>
              <w:autoSpaceDN w:val="0"/>
              <w:spacing w:after="0" w:line="240" w:lineRule="auto"/>
              <w:ind w:left="360"/>
              <w:rPr>
                <w:rFonts w:ascii="Times New Roman" w:eastAsia="Times New Roman" w:hAnsi="Times New Roman" w:cs="Times New Roman"/>
              </w:rPr>
            </w:pPr>
            <w:r w:rsidRPr="001340F9">
              <w:rPr>
                <w:rFonts w:ascii="Times New Roman" w:eastAsia="Times New Roman" w:hAnsi="Times New Roman" w:cs="Times New Roman"/>
              </w:rPr>
              <w:t>EDI</w:t>
            </w:r>
          </w:p>
        </w:tc>
        <w:tc>
          <w:tcPr>
            <w:tcW w:w="7830" w:type="dxa"/>
            <w:tcBorders>
              <w:left w:val="dashed" w:sz="8" w:space="0" w:color="000000"/>
            </w:tcBorders>
          </w:tcPr>
          <w:p w14:paraId="56A1F169" w14:textId="77777777" w:rsidR="0075562F" w:rsidRPr="001340F9" w:rsidRDefault="0075562F" w:rsidP="0075562F">
            <w:pPr>
              <w:widowControl w:val="0"/>
              <w:autoSpaceDE w:val="0"/>
              <w:autoSpaceDN w:val="0"/>
              <w:spacing w:after="0" w:line="240" w:lineRule="auto"/>
              <w:ind w:left="360"/>
              <w:rPr>
                <w:rFonts w:ascii="Times New Roman" w:eastAsia="Times New Roman" w:hAnsi="Times New Roman" w:cs="Times New Roman"/>
              </w:rPr>
            </w:pPr>
            <w:r w:rsidRPr="001340F9">
              <w:rPr>
                <w:rFonts w:ascii="Times New Roman" w:eastAsia="Times New Roman" w:hAnsi="Times New Roman" w:cs="Times New Roman"/>
              </w:rPr>
              <w:t>Electronic Data Interchange</w:t>
            </w:r>
          </w:p>
        </w:tc>
      </w:tr>
      <w:tr w:rsidR="0075562F" w:rsidRPr="001340F9" w14:paraId="2AD76A2C" w14:textId="77777777" w:rsidTr="00BC1745">
        <w:trPr>
          <w:trHeight w:val="216"/>
          <w:jc w:val="center"/>
        </w:trPr>
        <w:tc>
          <w:tcPr>
            <w:tcW w:w="1417" w:type="dxa"/>
            <w:tcBorders>
              <w:right w:val="dashed" w:sz="8" w:space="0" w:color="000000"/>
            </w:tcBorders>
          </w:tcPr>
          <w:p w14:paraId="186970D4" w14:textId="77777777" w:rsidR="0075562F" w:rsidRPr="001340F9" w:rsidRDefault="0075562F" w:rsidP="0075562F">
            <w:pPr>
              <w:widowControl w:val="0"/>
              <w:autoSpaceDE w:val="0"/>
              <w:autoSpaceDN w:val="0"/>
              <w:spacing w:after="0" w:line="240" w:lineRule="auto"/>
              <w:ind w:left="360"/>
              <w:rPr>
                <w:rFonts w:ascii="Times New Roman" w:eastAsia="Times New Roman" w:hAnsi="Times New Roman" w:cs="Times New Roman"/>
              </w:rPr>
            </w:pPr>
            <w:r w:rsidRPr="001340F9">
              <w:rPr>
                <w:rFonts w:ascii="Times New Roman" w:eastAsia="Times New Roman" w:hAnsi="Times New Roman" w:cs="Times New Roman"/>
              </w:rPr>
              <w:t>EPEAT</w:t>
            </w:r>
          </w:p>
        </w:tc>
        <w:tc>
          <w:tcPr>
            <w:tcW w:w="7830" w:type="dxa"/>
            <w:tcBorders>
              <w:left w:val="dashed" w:sz="8" w:space="0" w:color="000000"/>
            </w:tcBorders>
          </w:tcPr>
          <w:p w14:paraId="201A450B" w14:textId="77777777" w:rsidR="0075562F" w:rsidRPr="001340F9" w:rsidRDefault="0075562F" w:rsidP="0075562F">
            <w:pPr>
              <w:widowControl w:val="0"/>
              <w:autoSpaceDE w:val="0"/>
              <w:autoSpaceDN w:val="0"/>
              <w:spacing w:after="0" w:line="240" w:lineRule="auto"/>
              <w:ind w:left="360"/>
              <w:rPr>
                <w:rFonts w:ascii="Times New Roman" w:eastAsia="Times New Roman" w:hAnsi="Times New Roman" w:cs="Times New Roman"/>
              </w:rPr>
            </w:pPr>
            <w:r w:rsidRPr="001340F9">
              <w:rPr>
                <w:rFonts w:ascii="Times New Roman" w:eastAsia="Times New Roman" w:hAnsi="Times New Roman" w:cs="Times New Roman"/>
              </w:rPr>
              <w:t>Electronic Product Environmental Assessment Tool</w:t>
            </w:r>
          </w:p>
        </w:tc>
      </w:tr>
      <w:tr w:rsidR="00B77E99" w:rsidRPr="001340F9" w14:paraId="1BB4E378" w14:textId="77777777" w:rsidTr="00BC1745">
        <w:trPr>
          <w:trHeight w:val="216"/>
          <w:jc w:val="center"/>
        </w:trPr>
        <w:tc>
          <w:tcPr>
            <w:tcW w:w="1417" w:type="dxa"/>
            <w:tcBorders>
              <w:right w:val="dashed" w:sz="8" w:space="0" w:color="000000"/>
            </w:tcBorders>
          </w:tcPr>
          <w:p w14:paraId="7CEA0EC5" w14:textId="1ED3DC3B" w:rsidR="00B77E99" w:rsidRPr="001340F9" w:rsidRDefault="00B77E99" w:rsidP="0075562F">
            <w:pPr>
              <w:widowControl w:val="0"/>
              <w:autoSpaceDE w:val="0"/>
              <w:autoSpaceDN w:val="0"/>
              <w:spacing w:after="0" w:line="240" w:lineRule="auto"/>
              <w:ind w:left="360"/>
              <w:rPr>
                <w:rFonts w:ascii="Times New Roman" w:eastAsia="Times New Roman" w:hAnsi="Times New Roman" w:cs="Times New Roman"/>
              </w:rPr>
            </w:pPr>
            <w:r>
              <w:rPr>
                <w:rFonts w:ascii="Times New Roman" w:eastAsia="Times New Roman" w:hAnsi="Times New Roman" w:cs="Times New Roman"/>
              </w:rPr>
              <w:t>ELA</w:t>
            </w:r>
          </w:p>
        </w:tc>
        <w:tc>
          <w:tcPr>
            <w:tcW w:w="7830" w:type="dxa"/>
            <w:tcBorders>
              <w:left w:val="dashed" w:sz="8" w:space="0" w:color="000000"/>
            </w:tcBorders>
          </w:tcPr>
          <w:p w14:paraId="3A459D6B" w14:textId="62E88108" w:rsidR="00B77E99" w:rsidRPr="001340F9" w:rsidRDefault="00B77E99" w:rsidP="0075562F">
            <w:pPr>
              <w:widowControl w:val="0"/>
              <w:autoSpaceDE w:val="0"/>
              <w:autoSpaceDN w:val="0"/>
              <w:spacing w:after="0" w:line="240" w:lineRule="auto"/>
              <w:ind w:left="360"/>
              <w:rPr>
                <w:rFonts w:ascii="Times New Roman" w:eastAsia="Times New Roman" w:hAnsi="Times New Roman" w:cs="Times New Roman"/>
              </w:rPr>
            </w:pPr>
            <w:r>
              <w:rPr>
                <w:rFonts w:ascii="Times New Roman" w:eastAsia="Times New Roman" w:hAnsi="Times New Roman" w:cs="Times New Roman"/>
              </w:rPr>
              <w:t>Enterprise License Agreement</w:t>
            </w:r>
          </w:p>
        </w:tc>
      </w:tr>
      <w:tr w:rsidR="00D308CB" w:rsidRPr="001340F9" w14:paraId="4F05189D" w14:textId="77777777" w:rsidTr="00BC1745">
        <w:trPr>
          <w:trHeight w:val="216"/>
          <w:jc w:val="center"/>
        </w:trPr>
        <w:tc>
          <w:tcPr>
            <w:tcW w:w="1417" w:type="dxa"/>
            <w:tcBorders>
              <w:right w:val="dashed" w:sz="8" w:space="0" w:color="000000"/>
            </w:tcBorders>
          </w:tcPr>
          <w:p w14:paraId="70F7B73C" w14:textId="13BDE4B8" w:rsidR="00D308CB" w:rsidRPr="001340F9" w:rsidRDefault="00D308CB" w:rsidP="0075562F">
            <w:pPr>
              <w:widowControl w:val="0"/>
              <w:autoSpaceDE w:val="0"/>
              <w:autoSpaceDN w:val="0"/>
              <w:spacing w:after="0" w:line="240" w:lineRule="auto"/>
              <w:ind w:left="360"/>
              <w:rPr>
                <w:rFonts w:ascii="Times New Roman" w:eastAsia="Times New Roman" w:hAnsi="Times New Roman" w:cs="Times New Roman"/>
              </w:rPr>
            </w:pPr>
            <w:r>
              <w:rPr>
                <w:rFonts w:ascii="Times New Roman" w:eastAsia="Times New Roman" w:hAnsi="Times New Roman" w:cs="Times New Roman"/>
              </w:rPr>
              <w:t>EULA</w:t>
            </w:r>
          </w:p>
        </w:tc>
        <w:tc>
          <w:tcPr>
            <w:tcW w:w="7830" w:type="dxa"/>
            <w:tcBorders>
              <w:left w:val="dashed" w:sz="8" w:space="0" w:color="000000"/>
            </w:tcBorders>
          </w:tcPr>
          <w:p w14:paraId="6A3D5C26" w14:textId="644C6258" w:rsidR="00D308CB" w:rsidRPr="001340F9" w:rsidRDefault="00D308CB" w:rsidP="0075562F">
            <w:pPr>
              <w:widowControl w:val="0"/>
              <w:autoSpaceDE w:val="0"/>
              <w:autoSpaceDN w:val="0"/>
              <w:spacing w:after="0" w:line="240" w:lineRule="auto"/>
              <w:ind w:left="360"/>
              <w:rPr>
                <w:rFonts w:ascii="Times New Roman" w:eastAsia="Times New Roman" w:hAnsi="Times New Roman" w:cs="Times New Roman"/>
              </w:rPr>
            </w:pPr>
            <w:r>
              <w:rPr>
                <w:rFonts w:ascii="Times New Roman" w:eastAsia="Times New Roman" w:hAnsi="Times New Roman" w:cs="Times New Roman"/>
              </w:rPr>
              <w:t>Enterprise User License Agreement</w:t>
            </w:r>
          </w:p>
        </w:tc>
      </w:tr>
      <w:tr w:rsidR="0075562F" w:rsidRPr="001340F9" w14:paraId="581A9727" w14:textId="77777777" w:rsidTr="00BC1745">
        <w:trPr>
          <w:trHeight w:val="216"/>
          <w:jc w:val="center"/>
        </w:trPr>
        <w:tc>
          <w:tcPr>
            <w:tcW w:w="1417" w:type="dxa"/>
            <w:tcBorders>
              <w:right w:val="dashed" w:sz="8" w:space="0" w:color="000000"/>
            </w:tcBorders>
          </w:tcPr>
          <w:p w14:paraId="2510F626" w14:textId="77777777" w:rsidR="0075562F" w:rsidRPr="001340F9" w:rsidRDefault="0075562F" w:rsidP="0075562F">
            <w:pPr>
              <w:widowControl w:val="0"/>
              <w:autoSpaceDE w:val="0"/>
              <w:autoSpaceDN w:val="0"/>
              <w:spacing w:after="0" w:line="240" w:lineRule="auto"/>
              <w:ind w:left="360"/>
              <w:rPr>
                <w:rFonts w:ascii="Times New Roman" w:eastAsia="Times New Roman" w:hAnsi="Times New Roman" w:cs="Times New Roman"/>
              </w:rPr>
            </w:pPr>
            <w:r w:rsidRPr="001340F9">
              <w:rPr>
                <w:rFonts w:ascii="Times New Roman" w:eastAsia="Times New Roman" w:hAnsi="Times New Roman" w:cs="Times New Roman"/>
              </w:rPr>
              <w:t>FAA</w:t>
            </w:r>
          </w:p>
        </w:tc>
        <w:tc>
          <w:tcPr>
            <w:tcW w:w="7830" w:type="dxa"/>
            <w:tcBorders>
              <w:left w:val="dashed" w:sz="8" w:space="0" w:color="000000"/>
            </w:tcBorders>
          </w:tcPr>
          <w:p w14:paraId="16BFD351" w14:textId="77777777" w:rsidR="0075562F" w:rsidRPr="001340F9" w:rsidRDefault="0075562F" w:rsidP="0075562F">
            <w:pPr>
              <w:widowControl w:val="0"/>
              <w:autoSpaceDE w:val="0"/>
              <w:autoSpaceDN w:val="0"/>
              <w:spacing w:after="0" w:line="240" w:lineRule="auto"/>
              <w:ind w:left="360"/>
              <w:rPr>
                <w:rFonts w:ascii="Times New Roman" w:eastAsia="Times New Roman" w:hAnsi="Times New Roman" w:cs="Times New Roman"/>
              </w:rPr>
            </w:pPr>
            <w:r w:rsidRPr="001340F9">
              <w:rPr>
                <w:rFonts w:ascii="Times New Roman" w:eastAsia="Times New Roman" w:hAnsi="Times New Roman" w:cs="Times New Roman"/>
              </w:rPr>
              <w:t>Federal Aviation Administration</w:t>
            </w:r>
          </w:p>
        </w:tc>
      </w:tr>
      <w:tr w:rsidR="0075562F" w:rsidRPr="001340F9" w14:paraId="31E8BD72" w14:textId="77777777" w:rsidTr="00BC1745">
        <w:trPr>
          <w:trHeight w:val="216"/>
          <w:jc w:val="center"/>
        </w:trPr>
        <w:tc>
          <w:tcPr>
            <w:tcW w:w="1417" w:type="dxa"/>
            <w:tcBorders>
              <w:right w:val="dashed" w:sz="8" w:space="0" w:color="000000"/>
            </w:tcBorders>
          </w:tcPr>
          <w:p w14:paraId="0F258D03" w14:textId="77777777" w:rsidR="0075562F" w:rsidRPr="001340F9" w:rsidRDefault="0075562F" w:rsidP="0075562F">
            <w:pPr>
              <w:widowControl w:val="0"/>
              <w:autoSpaceDE w:val="0"/>
              <w:autoSpaceDN w:val="0"/>
              <w:spacing w:after="0" w:line="240" w:lineRule="auto"/>
              <w:ind w:left="360"/>
              <w:rPr>
                <w:rFonts w:ascii="Times New Roman" w:eastAsia="Times New Roman" w:hAnsi="Times New Roman" w:cs="Times New Roman"/>
              </w:rPr>
            </w:pPr>
            <w:r w:rsidRPr="001340F9">
              <w:rPr>
                <w:rFonts w:ascii="Times New Roman" w:eastAsia="Times New Roman" w:hAnsi="Times New Roman" w:cs="Times New Roman"/>
              </w:rPr>
              <w:t>FEMP</w:t>
            </w:r>
          </w:p>
        </w:tc>
        <w:tc>
          <w:tcPr>
            <w:tcW w:w="7830" w:type="dxa"/>
            <w:tcBorders>
              <w:left w:val="dashed" w:sz="8" w:space="0" w:color="000000"/>
            </w:tcBorders>
          </w:tcPr>
          <w:p w14:paraId="2E9F5766" w14:textId="77777777" w:rsidR="0075562F" w:rsidRPr="001340F9" w:rsidRDefault="0075562F" w:rsidP="0075562F">
            <w:pPr>
              <w:widowControl w:val="0"/>
              <w:autoSpaceDE w:val="0"/>
              <w:autoSpaceDN w:val="0"/>
              <w:spacing w:after="0" w:line="240" w:lineRule="auto"/>
              <w:ind w:left="360"/>
              <w:rPr>
                <w:rFonts w:ascii="Times New Roman" w:eastAsia="Times New Roman" w:hAnsi="Times New Roman" w:cs="Times New Roman"/>
              </w:rPr>
            </w:pPr>
            <w:r w:rsidRPr="001340F9">
              <w:rPr>
                <w:rFonts w:ascii="Times New Roman" w:eastAsia="Times New Roman" w:hAnsi="Times New Roman" w:cs="Times New Roman"/>
              </w:rPr>
              <w:t>Federal Energy Management Program</w:t>
            </w:r>
          </w:p>
        </w:tc>
      </w:tr>
      <w:tr w:rsidR="0075562F" w:rsidRPr="001340F9" w14:paraId="5008F7DB" w14:textId="77777777" w:rsidTr="00BC1745">
        <w:trPr>
          <w:trHeight w:val="216"/>
          <w:jc w:val="center"/>
        </w:trPr>
        <w:tc>
          <w:tcPr>
            <w:tcW w:w="1417" w:type="dxa"/>
            <w:tcBorders>
              <w:right w:val="dashed" w:sz="8" w:space="0" w:color="000000"/>
            </w:tcBorders>
          </w:tcPr>
          <w:p w14:paraId="48B88CA4" w14:textId="77777777" w:rsidR="0075562F" w:rsidRPr="001340F9" w:rsidRDefault="0075562F" w:rsidP="0075562F">
            <w:pPr>
              <w:widowControl w:val="0"/>
              <w:autoSpaceDE w:val="0"/>
              <w:autoSpaceDN w:val="0"/>
              <w:spacing w:after="0" w:line="240" w:lineRule="auto"/>
              <w:ind w:left="360"/>
              <w:rPr>
                <w:rFonts w:ascii="Times New Roman" w:eastAsia="Times New Roman" w:hAnsi="Times New Roman" w:cs="Times New Roman"/>
              </w:rPr>
            </w:pPr>
            <w:r w:rsidRPr="001340F9">
              <w:rPr>
                <w:rFonts w:ascii="Times New Roman" w:eastAsia="Times New Roman" w:hAnsi="Times New Roman" w:cs="Times New Roman"/>
              </w:rPr>
              <w:t>FIPS</w:t>
            </w:r>
          </w:p>
        </w:tc>
        <w:tc>
          <w:tcPr>
            <w:tcW w:w="7830" w:type="dxa"/>
            <w:tcBorders>
              <w:left w:val="dashed" w:sz="8" w:space="0" w:color="000000"/>
            </w:tcBorders>
          </w:tcPr>
          <w:p w14:paraId="6AF83B54" w14:textId="77777777" w:rsidR="0075562F" w:rsidRPr="001340F9" w:rsidRDefault="0075562F" w:rsidP="0075562F">
            <w:pPr>
              <w:widowControl w:val="0"/>
              <w:autoSpaceDE w:val="0"/>
              <w:autoSpaceDN w:val="0"/>
              <w:spacing w:after="0" w:line="240" w:lineRule="auto"/>
              <w:ind w:left="360"/>
              <w:rPr>
                <w:rFonts w:ascii="Times New Roman" w:eastAsia="Times New Roman" w:hAnsi="Times New Roman" w:cs="Times New Roman"/>
              </w:rPr>
            </w:pPr>
            <w:r w:rsidRPr="001340F9">
              <w:rPr>
                <w:rFonts w:ascii="Times New Roman" w:eastAsia="Times New Roman" w:hAnsi="Times New Roman" w:cs="Times New Roman"/>
              </w:rPr>
              <w:t>Federal Information Processing Standard</w:t>
            </w:r>
          </w:p>
        </w:tc>
      </w:tr>
      <w:tr w:rsidR="0075562F" w:rsidRPr="001340F9" w14:paraId="43E0F677" w14:textId="77777777" w:rsidTr="00BC1745">
        <w:trPr>
          <w:trHeight w:val="216"/>
          <w:jc w:val="center"/>
        </w:trPr>
        <w:tc>
          <w:tcPr>
            <w:tcW w:w="1417" w:type="dxa"/>
            <w:tcBorders>
              <w:right w:val="dashed" w:sz="8" w:space="0" w:color="000000"/>
            </w:tcBorders>
          </w:tcPr>
          <w:p w14:paraId="03196D98" w14:textId="77777777" w:rsidR="0075562F" w:rsidRPr="001340F9" w:rsidRDefault="0075562F" w:rsidP="0075562F">
            <w:pPr>
              <w:widowControl w:val="0"/>
              <w:autoSpaceDE w:val="0"/>
              <w:autoSpaceDN w:val="0"/>
              <w:spacing w:after="0" w:line="240" w:lineRule="auto"/>
              <w:ind w:left="360"/>
              <w:rPr>
                <w:rFonts w:ascii="Times New Roman" w:eastAsia="Times New Roman" w:hAnsi="Times New Roman" w:cs="Times New Roman"/>
              </w:rPr>
            </w:pPr>
            <w:r w:rsidRPr="001340F9">
              <w:rPr>
                <w:rFonts w:ascii="Times New Roman" w:eastAsia="Times New Roman" w:hAnsi="Times New Roman" w:cs="Times New Roman"/>
              </w:rPr>
              <w:t>IPv6</w:t>
            </w:r>
          </w:p>
        </w:tc>
        <w:tc>
          <w:tcPr>
            <w:tcW w:w="7830" w:type="dxa"/>
            <w:tcBorders>
              <w:left w:val="dashed" w:sz="8" w:space="0" w:color="000000"/>
            </w:tcBorders>
          </w:tcPr>
          <w:p w14:paraId="018E1C51" w14:textId="77777777" w:rsidR="0075562F" w:rsidRPr="001340F9" w:rsidRDefault="0075562F" w:rsidP="0075562F">
            <w:pPr>
              <w:widowControl w:val="0"/>
              <w:autoSpaceDE w:val="0"/>
              <w:autoSpaceDN w:val="0"/>
              <w:spacing w:after="0" w:line="240" w:lineRule="auto"/>
              <w:ind w:left="360"/>
              <w:rPr>
                <w:rFonts w:ascii="Times New Roman" w:eastAsia="Times New Roman" w:hAnsi="Times New Roman" w:cs="Times New Roman"/>
              </w:rPr>
            </w:pPr>
            <w:r w:rsidRPr="001340F9">
              <w:rPr>
                <w:rFonts w:ascii="Times New Roman" w:eastAsia="Times New Roman" w:hAnsi="Times New Roman" w:cs="Times New Roman"/>
              </w:rPr>
              <w:t>Internet Protocol Version 6</w:t>
            </w:r>
          </w:p>
        </w:tc>
      </w:tr>
      <w:tr w:rsidR="0075562F" w:rsidRPr="001340F9" w14:paraId="3E940014" w14:textId="77777777" w:rsidTr="00BC1745">
        <w:trPr>
          <w:trHeight w:val="216"/>
          <w:jc w:val="center"/>
        </w:trPr>
        <w:tc>
          <w:tcPr>
            <w:tcW w:w="1417" w:type="dxa"/>
            <w:tcBorders>
              <w:top w:val="nil"/>
              <w:right w:val="dashed" w:sz="8" w:space="0" w:color="000000"/>
            </w:tcBorders>
          </w:tcPr>
          <w:p w14:paraId="285C160F" w14:textId="77777777" w:rsidR="0075562F" w:rsidRPr="001340F9" w:rsidRDefault="0075562F" w:rsidP="0075562F">
            <w:pPr>
              <w:widowControl w:val="0"/>
              <w:autoSpaceDE w:val="0"/>
              <w:autoSpaceDN w:val="0"/>
              <w:spacing w:after="0" w:line="240" w:lineRule="auto"/>
              <w:ind w:left="360"/>
              <w:rPr>
                <w:rFonts w:ascii="Times New Roman" w:eastAsia="Times New Roman" w:hAnsi="Times New Roman" w:cs="Times New Roman"/>
              </w:rPr>
            </w:pPr>
            <w:r w:rsidRPr="001340F9">
              <w:rPr>
                <w:rFonts w:ascii="Times New Roman" w:eastAsia="Times New Roman" w:hAnsi="Times New Roman" w:cs="Times New Roman"/>
              </w:rPr>
              <w:t>ISO</w:t>
            </w:r>
          </w:p>
        </w:tc>
        <w:tc>
          <w:tcPr>
            <w:tcW w:w="7830" w:type="dxa"/>
            <w:tcBorders>
              <w:top w:val="nil"/>
              <w:left w:val="dashed" w:sz="8" w:space="0" w:color="000000"/>
            </w:tcBorders>
          </w:tcPr>
          <w:p w14:paraId="6FC6F438" w14:textId="77777777" w:rsidR="0075562F" w:rsidRPr="001340F9" w:rsidRDefault="0075562F" w:rsidP="0075562F">
            <w:pPr>
              <w:widowControl w:val="0"/>
              <w:autoSpaceDE w:val="0"/>
              <w:autoSpaceDN w:val="0"/>
              <w:spacing w:after="0" w:line="240" w:lineRule="auto"/>
              <w:ind w:left="360"/>
              <w:rPr>
                <w:rFonts w:ascii="Times New Roman" w:eastAsia="Times New Roman" w:hAnsi="Times New Roman" w:cs="Times New Roman"/>
              </w:rPr>
            </w:pPr>
            <w:r w:rsidRPr="001340F9">
              <w:rPr>
                <w:rFonts w:ascii="Times New Roman" w:eastAsia="Times New Roman" w:hAnsi="Times New Roman" w:cs="Times New Roman"/>
              </w:rPr>
              <w:t>International Organization for Standardization</w:t>
            </w:r>
          </w:p>
        </w:tc>
      </w:tr>
      <w:tr w:rsidR="0075562F" w:rsidRPr="001340F9" w14:paraId="39003334" w14:textId="77777777" w:rsidTr="00BC1745">
        <w:trPr>
          <w:trHeight w:val="216"/>
          <w:jc w:val="center"/>
        </w:trPr>
        <w:tc>
          <w:tcPr>
            <w:tcW w:w="1417" w:type="dxa"/>
            <w:tcBorders>
              <w:right w:val="dashed" w:sz="8" w:space="0" w:color="000000"/>
            </w:tcBorders>
          </w:tcPr>
          <w:p w14:paraId="4ED3E34B" w14:textId="77777777" w:rsidR="0075562F" w:rsidRPr="001340F9" w:rsidRDefault="0075562F" w:rsidP="0075562F">
            <w:pPr>
              <w:widowControl w:val="0"/>
              <w:autoSpaceDE w:val="0"/>
              <w:autoSpaceDN w:val="0"/>
              <w:spacing w:after="0" w:line="240" w:lineRule="auto"/>
              <w:ind w:left="360"/>
              <w:rPr>
                <w:rFonts w:ascii="Times New Roman" w:eastAsia="Times New Roman" w:hAnsi="Times New Roman" w:cs="Times New Roman"/>
              </w:rPr>
            </w:pPr>
            <w:r w:rsidRPr="001340F9">
              <w:rPr>
                <w:rFonts w:ascii="Times New Roman" w:eastAsia="Times New Roman" w:hAnsi="Times New Roman" w:cs="Times New Roman"/>
              </w:rPr>
              <w:t>MTBF</w:t>
            </w:r>
          </w:p>
        </w:tc>
        <w:tc>
          <w:tcPr>
            <w:tcW w:w="7830" w:type="dxa"/>
            <w:tcBorders>
              <w:left w:val="dashed" w:sz="8" w:space="0" w:color="000000"/>
            </w:tcBorders>
          </w:tcPr>
          <w:p w14:paraId="31C3A0E5" w14:textId="77777777" w:rsidR="0075562F" w:rsidRPr="001340F9" w:rsidRDefault="0075562F" w:rsidP="0075562F">
            <w:pPr>
              <w:widowControl w:val="0"/>
              <w:autoSpaceDE w:val="0"/>
              <w:autoSpaceDN w:val="0"/>
              <w:spacing w:after="0" w:line="240" w:lineRule="auto"/>
              <w:ind w:left="360"/>
              <w:rPr>
                <w:rFonts w:ascii="Times New Roman" w:eastAsia="Times New Roman" w:hAnsi="Times New Roman" w:cs="Times New Roman"/>
              </w:rPr>
            </w:pPr>
            <w:r w:rsidRPr="001340F9">
              <w:rPr>
                <w:rFonts w:ascii="Times New Roman" w:eastAsia="Times New Roman" w:hAnsi="Times New Roman" w:cs="Times New Roman"/>
              </w:rPr>
              <w:t>Mean Time Between Failure Rate</w:t>
            </w:r>
          </w:p>
        </w:tc>
      </w:tr>
      <w:tr w:rsidR="0075562F" w:rsidRPr="001340F9" w14:paraId="4C995247" w14:textId="77777777" w:rsidTr="00BC1745">
        <w:trPr>
          <w:trHeight w:val="216"/>
          <w:jc w:val="center"/>
        </w:trPr>
        <w:tc>
          <w:tcPr>
            <w:tcW w:w="1417" w:type="dxa"/>
            <w:tcBorders>
              <w:right w:val="dashed" w:sz="8" w:space="0" w:color="000000"/>
            </w:tcBorders>
          </w:tcPr>
          <w:p w14:paraId="57B92CB4" w14:textId="77777777" w:rsidR="0075562F" w:rsidRPr="001340F9" w:rsidRDefault="0075562F" w:rsidP="0075562F">
            <w:pPr>
              <w:widowControl w:val="0"/>
              <w:autoSpaceDE w:val="0"/>
              <w:autoSpaceDN w:val="0"/>
              <w:spacing w:after="0" w:line="240" w:lineRule="auto"/>
              <w:ind w:left="360"/>
              <w:rPr>
                <w:rFonts w:ascii="Times New Roman" w:eastAsia="Times New Roman" w:hAnsi="Times New Roman" w:cs="Times New Roman"/>
              </w:rPr>
            </w:pPr>
            <w:r w:rsidRPr="001340F9">
              <w:rPr>
                <w:rFonts w:ascii="Times New Roman" w:eastAsia="Times New Roman" w:hAnsi="Times New Roman" w:cs="Times New Roman"/>
              </w:rPr>
              <w:t>NIST</w:t>
            </w:r>
          </w:p>
        </w:tc>
        <w:tc>
          <w:tcPr>
            <w:tcW w:w="7830" w:type="dxa"/>
            <w:tcBorders>
              <w:left w:val="dashed" w:sz="8" w:space="0" w:color="000000"/>
            </w:tcBorders>
          </w:tcPr>
          <w:p w14:paraId="75F4D4EC" w14:textId="77777777" w:rsidR="0075562F" w:rsidRPr="001340F9" w:rsidRDefault="0075562F" w:rsidP="0075562F">
            <w:pPr>
              <w:widowControl w:val="0"/>
              <w:autoSpaceDE w:val="0"/>
              <w:autoSpaceDN w:val="0"/>
              <w:spacing w:after="0" w:line="240" w:lineRule="auto"/>
              <w:ind w:left="360"/>
              <w:rPr>
                <w:rFonts w:ascii="Times New Roman" w:eastAsia="Times New Roman" w:hAnsi="Times New Roman" w:cs="Times New Roman"/>
              </w:rPr>
            </w:pPr>
            <w:r w:rsidRPr="001340F9">
              <w:rPr>
                <w:rFonts w:ascii="Times New Roman" w:eastAsia="Times New Roman" w:hAnsi="Times New Roman" w:cs="Times New Roman"/>
              </w:rPr>
              <w:t>National Institute of Standards and Technology</w:t>
            </w:r>
          </w:p>
        </w:tc>
      </w:tr>
      <w:tr w:rsidR="0075562F" w:rsidRPr="001340F9" w14:paraId="4DBEFEB1" w14:textId="77777777" w:rsidTr="00BC1745">
        <w:trPr>
          <w:trHeight w:val="216"/>
          <w:jc w:val="center"/>
        </w:trPr>
        <w:tc>
          <w:tcPr>
            <w:tcW w:w="1417" w:type="dxa"/>
            <w:tcBorders>
              <w:right w:val="dashed" w:sz="8" w:space="0" w:color="000000"/>
            </w:tcBorders>
          </w:tcPr>
          <w:p w14:paraId="30F6410A" w14:textId="77777777" w:rsidR="0075562F" w:rsidRPr="001340F9" w:rsidRDefault="0075562F" w:rsidP="0075562F">
            <w:pPr>
              <w:widowControl w:val="0"/>
              <w:autoSpaceDE w:val="0"/>
              <w:autoSpaceDN w:val="0"/>
              <w:spacing w:after="0" w:line="240" w:lineRule="auto"/>
              <w:ind w:left="360"/>
              <w:rPr>
                <w:rFonts w:ascii="Times New Roman" w:eastAsia="Times New Roman" w:hAnsi="Times New Roman" w:cs="Times New Roman"/>
              </w:rPr>
            </w:pPr>
            <w:r w:rsidRPr="001340F9">
              <w:rPr>
                <w:rFonts w:ascii="Times New Roman" w:eastAsia="Times New Roman" w:hAnsi="Times New Roman" w:cs="Times New Roman"/>
              </w:rPr>
              <w:t>OCONUS</w:t>
            </w:r>
          </w:p>
        </w:tc>
        <w:tc>
          <w:tcPr>
            <w:tcW w:w="7830" w:type="dxa"/>
            <w:tcBorders>
              <w:left w:val="dashed" w:sz="8" w:space="0" w:color="000000"/>
            </w:tcBorders>
          </w:tcPr>
          <w:p w14:paraId="7229EEE7" w14:textId="77777777" w:rsidR="0075562F" w:rsidRPr="001340F9" w:rsidRDefault="0075562F" w:rsidP="0075562F">
            <w:pPr>
              <w:widowControl w:val="0"/>
              <w:autoSpaceDE w:val="0"/>
              <w:autoSpaceDN w:val="0"/>
              <w:spacing w:after="0" w:line="240" w:lineRule="auto"/>
              <w:ind w:left="360"/>
              <w:rPr>
                <w:rFonts w:ascii="Times New Roman" w:eastAsia="Times New Roman" w:hAnsi="Times New Roman" w:cs="Times New Roman"/>
              </w:rPr>
            </w:pPr>
            <w:r w:rsidRPr="001340F9">
              <w:rPr>
                <w:rFonts w:ascii="Times New Roman" w:eastAsia="Times New Roman" w:hAnsi="Times New Roman" w:cs="Times New Roman"/>
              </w:rPr>
              <w:t>Outside the Contiguous United States</w:t>
            </w:r>
          </w:p>
        </w:tc>
      </w:tr>
      <w:tr w:rsidR="0075562F" w:rsidRPr="001340F9" w14:paraId="6B32A81A" w14:textId="77777777" w:rsidTr="00BC1745">
        <w:trPr>
          <w:trHeight w:val="216"/>
          <w:jc w:val="center"/>
        </w:trPr>
        <w:tc>
          <w:tcPr>
            <w:tcW w:w="1417" w:type="dxa"/>
            <w:tcBorders>
              <w:right w:val="dashed" w:sz="8" w:space="0" w:color="000000"/>
            </w:tcBorders>
          </w:tcPr>
          <w:p w14:paraId="333D9FFF" w14:textId="77777777" w:rsidR="0075562F" w:rsidRPr="001340F9" w:rsidRDefault="0075562F" w:rsidP="0075562F">
            <w:pPr>
              <w:widowControl w:val="0"/>
              <w:autoSpaceDE w:val="0"/>
              <w:autoSpaceDN w:val="0"/>
              <w:spacing w:after="0" w:line="240" w:lineRule="auto"/>
              <w:ind w:left="360"/>
              <w:rPr>
                <w:rFonts w:ascii="Times New Roman" w:eastAsia="Times New Roman" w:hAnsi="Times New Roman" w:cs="Times New Roman"/>
              </w:rPr>
            </w:pPr>
            <w:r w:rsidRPr="001340F9">
              <w:rPr>
                <w:rFonts w:ascii="Times New Roman" w:eastAsia="Times New Roman" w:hAnsi="Times New Roman" w:cs="Times New Roman"/>
              </w:rPr>
              <w:t>OEM</w:t>
            </w:r>
          </w:p>
        </w:tc>
        <w:tc>
          <w:tcPr>
            <w:tcW w:w="7830" w:type="dxa"/>
            <w:tcBorders>
              <w:left w:val="dashed" w:sz="8" w:space="0" w:color="000000"/>
            </w:tcBorders>
          </w:tcPr>
          <w:p w14:paraId="5E2FCF5A" w14:textId="77777777" w:rsidR="0075562F" w:rsidRPr="001340F9" w:rsidRDefault="0075562F" w:rsidP="0075562F">
            <w:pPr>
              <w:widowControl w:val="0"/>
              <w:autoSpaceDE w:val="0"/>
              <w:autoSpaceDN w:val="0"/>
              <w:spacing w:after="0" w:line="240" w:lineRule="auto"/>
              <w:ind w:left="360"/>
              <w:rPr>
                <w:rFonts w:ascii="Times New Roman" w:eastAsia="Times New Roman" w:hAnsi="Times New Roman" w:cs="Times New Roman"/>
              </w:rPr>
            </w:pPr>
            <w:r w:rsidRPr="001340F9">
              <w:rPr>
                <w:rFonts w:ascii="Times New Roman" w:eastAsia="Times New Roman" w:hAnsi="Times New Roman" w:cs="Times New Roman"/>
              </w:rPr>
              <w:t>Original Equipment Manufacturer</w:t>
            </w:r>
          </w:p>
        </w:tc>
      </w:tr>
      <w:tr w:rsidR="0075562F" w:rsidRPr="001340F9" w14:paraId="732D85BE" w14:textId="77777777" w:rsidTr="00BC1745">
        <w:trPr>
          <w:trHeight w:val="216"/>
          <w:jc w:val="center"/>
        </w:trPr>
        <w:tc>
          <w:tcPr>
            <w:tcW w:w="1417" w:type="dxa"/>
            <w:tcBorders>
              <w:right w:val="dashed" w:sz="8" w:space="0" w:color="000000"/>
            </w:tcBorders>
          </w:tcPr>
          <w:p w14:paraId="1167E9AE" w14:textId="77777777" w:rsidR="0075562F" w:rsidRPr="001340F9" w:rsidRDefault="0075562F" w:rsidP="0075562F">
            <w:pPr>
              <w:widowControl w:val="0"/>
              <w:autoSpaceDE w:val="0"/>
              <w:autoSpaceDN w:val="0"/>
              <w:spacing w:after="0" w:line="240" w:lineRule="auto"/>
              <w:ind w:left="360"/>
              <w:rPr>
                <w:rFonts w:ascii="Times New Roman" w:eastAsia="Times New Roman" w:hAnsi="Times New Roman" w:cs="Times New Roman"/>
              </w:rPr>
            </w:pPr>
            <w:r w:rsidRPr="001340F9">
              <w:rPr>
                <w:rFonts w:ascii="Times New Roman" w:eastAsia="Times New Roman" w:hAnsi="Times New Roman" w:cs="Times New Roman"/>
              </w:rPr>
              <w:t>PIV</w:t>
            </w:r>
          </w:p>
        </w:tc>
        <w:tc>
          <w:tcPr>
            <w:tcW w:w="7830" w:type="dxa"/>
            <w:tcBorders>
              <w:left w:val="dashed" w:sz="8" w:space="0" w:color="000000"/>
            </w:tcBorders>
          </w:tcPr>
          <w:p w14:paraId="5A7C71FB" w14:textId="77777777" w:rsidR="0075562F" w:rsidRPr="001340F9" w:rsidRDefault="0075562F" w:rsidP="0075562F">
            <w:pPr>
              <w:widowControl w:val="0"/>
              <w:autoSpaceDE w:val="0"/>
              <w:autoSpaceDN w:val="0"/>
              <w:spacing w:after="0" w:line="240" w:lineRule="auto"/>
              <w:ind w:left="360"/>
              <w:rPr>
                <w:rFonts w:ascii="Times New Roman" w:eastAsia="Times New Roman" w:hAnsi="Times New Roman" w:cs="Times New Roman"/>
              </w:rPr>
            </w:pPr>
            <w:r w:rsidRPr="001340F9">
              <w:rPr>
                <w:rFonts w:ascii="Times New Roman" w:eastAsia="Times New Roman" w:hAnsi="Times New Roman" w:cs="Times New Roman"/>
              </w:rPr>
              <w:t>Personal Identity Verification</w:t>
            </w:r>
          </w:p>
        </w:tc>
      </w:tr>
      <w:tr w:rsidR="0075562F" w:rsidRPr="001340F9" w14:paraId="0A059441" w14:textId="77777777" w:rsidTr="00BC1745">
        <w:trPr>
          <w:trHeight w:val="216"/>
          <w:jc w:val="center"/>
        </w:trPr>
        <w:tc>
          <w:tcPr>
            <w:tcW w:w="1417" w:type="dxa"/>
            <w:tcBorders>
              <w:right w:val="dashed" w:sz="8" w:space="0" w:color="000000"/>
            </w:tcBorders>
          </w:tcPr>
          <w:p w14:paraId="3470C8E1" w14:textId="77777777" w:rsidR="0075562F" w:rsidRPr="001340F9" w:rsidRDefault="0075562F" w:rsidP="0075562F">
            <w:pPr>
              <w:widowControl w:val="0"/>
              <w:autoSpaceDE w:val="0"/>
              <w:autoSpaceDN w:val="0"/>
              <w:spacing w:after="0" w:line="240" w:lineRule="auto"/>
              <w:ind w:left="360"/>
              <w:rPr>
                <w:rFonts w:ascii="Times New Roman" w:eastAsia="Times New Roman" w:hAnsi="Times New Roman" w:cs="Times New Roman"/>
              </w:rPr>
            </w:pPr>
            <w:r w:rsidRPr="001340F9">
              <w:rPr>
                <w:rFonts w:ascii="Times New Roman" w:eastAsia="Times New Roman" w:hAnsi="Times New Roman" w:cs="Times New Roman"/>
              </w:rPr>
              <w:t>SaaS</w:t>
            </w:r>
          </w:p>
        </w:tc>
        <w:tc>
          <w:tcPr>
            <w:tcW w:w="7830" w:type="dxa"/>
            <w:tcBorders>
              <w:left w:val="dashed" w:sz="8" w:space="0" w:color="000000"/>
            </w:tcBorders>
          </w:tcPr>
          <w:p w14:paraId="65D72725" w14:textId="77777777" w:rsidR="0075562F" w:rsidRPr="001340F9" w:rsidRDefault="0075562F" w:rsidP="0075562F">
            <w:pPr>
              <w:widowControl w:val="0"/>
              <w:autoSpaceDE w:val="0"/>
              <w:autoSpaceDN w:val="0"/>
              <w:spacing w:after="0" w:line="240" w:lineRule="auto"/>
              <w:ind w:left="360"/>
              <w:rPr>
                <w:rFonts w:ascii="Times New Roman" w:eastAsia="Times New Roman" w:hAnsi="Times New Roman" w:cs="Times New Roman"/>
              </w:rPr>
            </w:pPr>
            <w:r w:rsidRPr="001340F9">
              <w:rPr>
                <w:rFonts w:ascii="Times New Roman" w:eastAsia="Times New Roman" w:hAnsi="Times New Roman" w:cs="Times New Roman"/>
              </w:rPr>
              <w:t>Software as a Service</w:t>
            </w:r>
          </w:p>
        </w:tc>
      </w:tr>
      <w:tr w:rsidR="0075562F" w:rsidRPr="001340F9" w14:paraId="5B25E7C0" w14:textId="77777777" w:rsidTr="00BC1745">
        <w:trPr>
          <w:trHeight w:val="216"/>
          <w:jc w:val="center"/>
        </w:trPr>
        <w:tc>
          <w:tcPr>
            <w:tcW w:w="1417" w:type="dxa"/>
            <w:tcBorders>
              <w:right w:val="dashed" w:sz="8" w:space="0" w:color="000000"/>
            </w:tcBorders>
          </w:tcPr>
          <w:p w14:paraId="131544FA" w14:textId="77777777" w:rsidR="0075562F" w:rsidRPr="001340F9" w:rsidRDefault="0075562F" w:rsidP="0075562F">
            <w:pPr>
              <w:widowControl w:val="0"/>
              <w:autoSpaceDE w:val="0"/>
              <w:autoSpaceDN w:val="0"/>
              <w:spacing w:after="0" w:line="240" w:lineRule="auto"/>
              <w:ind w:left="360"/>
              <w:rPr>
                <w:rFonts w:ascii="Times New Roman" w:eastAsia="Times New Roman" w:hAnsi="Times New Roman" w:cs="Times New Roman"/>
              </w:rPr>
            </w:pPr>
            <w:r w:rsidRPr="001340F9">
              <w:rPr>
                <w:rFonts w:ascii="Times New Roman" w:eastAsia="Times New Roman" w:hAnsi="Times New Roman" w:cs="Times New Roman"/>
              </w:rPr>
              <w:t>SAVES</w:t>
            </w:r>
          </w:p>
        </w:tc>
        <w:tc>
          <w:tcPr>
            <w:tcW w:w="7830" w:type="dxa"/>
            <w:tcBorders>
              <w:left w:val="dashed" w:sz="8" w:space="0" w:color="000000"/>
            </w:tcBorders>
          </w:tcPr>
          <w:p w14:paraId="3203E99D" w14:textId="77777777" w:rsidR="0075562F" w:rsidRPr="001340F9" w:rsidRDefault="0075562F" w:rsidP="0075562F">
            <w:pPr>
              <w:widowControl w:val="0"/>
              <w:autoSpaceDE w:val="0"/>
              <w:autoSpaceDN w:val="0"/>
              <w:spacing w:after="0" w:line="240" w:lineRule="auto"/>
              <w:ind w:left="360"/>
              <w:rPr>
                <w:rFonts w:ascii="Times New Roman" w:eastAsia="Times New Roman" w:hAnsi="Times New Roman" w:cs="Times New Roman"/>
              </w:rPr>
            </w:pPr>
            <w:r w:rsidRPr="001340F9">
              <w:rPr>
                <w:rFonts w:ascii="Times New Roman" w:eastAsia="Times New Roman" w:hAnsi="Times New Roman" w:cs="Times New Roman"/>
              </w:rPr>
              <w:t>Strategic Sourcing for the Acquisition of Various Equipment and Supplies</w:t>
            </w:r>
          </w:p>
        </w:tc>
      </w:tr>
      <w:tr w:rsidR="0075562F" w:rsidRPr="001340F9" w14:paraId="7C4C6776" w14:textId="77777777" w:rsidTr="00BC1745">
        <w:trPr>
          <w:trHeight w:val="216"/>
          <w:jc w:val="center"/>
        </w:trPr>
        <w:tc>
          <w:tcPr>
            <w:tcW w:w="1417" w:type="dxa"/>
            <w:tcBorders>
              <w:right w:val="dashed" w:sz="8" w:space="0" w:color="000000"/>
            </w:tcBorders>
          </w:tcPr>
          <w:p w14:paraId="5838A809" w14:textId="77777777" w:rsidR="0075562F" w:rsidRPr="001340F9" w:rsidRDefault="0075562F" w:rsidP="0075562F">
            <w:pPr>
              <w:widowControl w:val="0"/>
              <w:autoSpaceDE w:val="0"/>
              <w:autoSpaceDN w:val="0"/>
              <w:spacing w:after="0" w:line="240" w:lineRule="auto"/>
              <w:ind w:left="360"/>
              <w:rPr>
                <w:rFonts w:ascii="Times New Roman" w:eastAsia="Times New Roman" w:hAnsi="Times New Roman" w:cs="Times New Roman"/>
              </w:rPr>
            </w:pPr>
            <w:r w:rsidRPr="001340F9">
              <w:rPr>
                <w:rFonts w:ascii="Times New Roman" w:eastAsia="Times New Roman" w:hAnsi="Times New Roman" w:cs="Times New Roman"/>
              </w:rPr>
              <w:t>SOW</w:t>
            </w:r>
          </w:p>
        </w:tc>
        <w:tc>
          <w:tcPr>
            <w:tcW w:w="7830" w:type="dxa"/>
            <w:tcBorders>
              <w:left w:val="dashed" w:sz="8" w:space="0" w:color="000000"/>
            </w:tcBorders>
          </w:tcPr>
          <w:p w14:paraId="109341B5" w14:textId="77777777" w:rsidR="0075562F" w:rsidRPr="001340F9" w:rsidRDefault="0075562F" w:rsidP="0075562F">
            <w:pPr>
              <w:widowControl w:val="0"/>
              <w:autoSpaceDE w:val="0"/>
              <w:autoSpaceDN w:val="0"/>
              <w:spacing w:after="0" w:line="240" w:lineRule="auto"/>
              <w:ind w:left="360"/>
              <w:rPr>
                <w:rFonts w:ascii="Times New Roman" w:eastAsia="Times New Roman" w:hAnsi="Times New Roman" w:cs="Times New Roman"/>
              </w:rPr>
            </w:pPr>
            <w:r w:rsidRPr="001340F9">
              <w:rPr>
                <w:rFonts w:ascii="Times New Roman" w:eastAsia="Times New Roman" w:hAnsi="Times New Roman" w:cs="Times New Roman"/>
              </w:rPr>
              <w:t>Statement of Work</w:t>
            </w:r>
          </w:p>
        </w:tc>
      </w:tr>
      <w:tr w:rsidR="008D231E" w:rsidRPr="001340F9" w14:paraId="083D11DD" w14:textId="77777777" w:rsidTr="00BC1745">
        <w:trPr>
          <w:trHeight w:val="216"/>
          <w:jc w:val="center"/>
        </w:trPr>
        <w:tc>
          <w:tcPr>
            <w:tcW w:w="1417" w:type="dxa"/>
            <w:tcBorders>
              <w:right w:val="dashed" w:sz="8" w:space="0" w:color="000000"/>
            </w:tcBorders>
          </w:tcPr>
          <w:p w14:paraId="6424E5C7" w14:textId="47A3FB4F" w:rsidR="008D231E" w:rsidRDefault="008D231E" w:rsidP="0075562F">
            <w:pPr>
              <w:widowControl w:val="0"/>
              <w:autoSpaceDE w:val="0"/>
              <w:autoSpaceDN w:val="0"/>
              <w:spacing w:after="0" w:line="240" w:lineRule="auto"/>
              <w:ind w:left="360"/>
              <w:rPr>
                <w:rFonts w:ascii="Times New Roman" w:eastAsia="Times New Roman" w:hAnsi="Times New Roman" w:cs="Times New Roman"/>
              </w:rPr>
            </w:pPr>
            <w:r>
              <w:rPr>
                <w:rFonts w:ascii="Times New Roman" w:eastAsia="Times New Roman" w:hAnsi="Times New Roman" w:cs="Times New Roman"/>
              </w:rPr>
              <w:t>TAA</w:t>
            </w:r>
          </w:p>
        </w:tc>
        <w:tc>
          <w:tcPr>
            <w:tcW w:w="7830" w:type="dxa"/>
            <w:tcBorders>
              <w:left w:val="dashed" w:sz="8" w:space="0" w:color="000000"/>
            </w:tcBorders>
          </w:tcPr>
          <w:p w14:paraId="768FDDCE" w14:textId="1A4FE782" w:rsidR="008D231E" w:rsidRDefault="008D231E" w:rsidP="0075562F">
            <w:pPr>
              <w:widowControl w:val="0"/>
              <w:autoSpaceDE w:val="0"/>
              <w:autoSpaceDN w:val="0"/>
              <w:spacing w:after="0" w:line="240" w:lineRule="auto"/>
              <w:ind w:left="360"/>
              <w:rPr>
                <w:rFonts w:ascii="Times New Roman" w:eastAsia="Times New Roman" w:hAnsi="Times New Roman" w:cs="Times New Roman"/>
              </w:rPr>
            </w:pPr>
            <w:r>
              <w:rPr>
                <w:rFonts w:ascii="Times New Roman" w:eastAsia="Times New Roman" w:hAnsi="Times New Roman" w:cs="Times New Roman"/>
              </w:rPr>
              <w:t>Trade Agreements Act</w:t>
            </w:r>
          </w:p>
        </w:tc>
      </w:tr>
      <w:tr w:rsidR="008D231E" w:rsidRPr="001340F9" w14:paraId="3786AD1C" w14:textId="77777777" w:rsidTr="00BC1745">
        <w:trPr>
          <w:trHeight w:val="216"/>
          <w:jc w:val="center"/>
        </w:trPr>
        <w:tc>
          <w:tcPr>
            <w:tcW w:w="1417" w:type="dxa"/>
            <w:tcBorders>
              <w:right w:val="dashed" w:sz="8" w:space="0" w:color="000000"/>
            </w:tcBorders>
          </w:tcPr>
          <w:p w14:paraId="7964B5E5" w14:textId="401444FE" w:rsidR="008D231E" w:rsidRPr="001340F9" w:rsidRDefault="008D231E" w:rsidP="0075562F">
            <w:pPr>
              <w:widowControl w:val="0"/>
              <w:autoSpaceDE w:val="0"/>
              <w:autoSpaceDN w:val="0"/>
              <w:spacing w:after="0" w:line="240" w:lineRule="auto"/>
              <w:ind w:left="360"/>
              <w:rPr>
                <w:rFonts w:ascii="Times New Roman" w:eastAsia="Times New Roman" w:hAnsi="Times New Roman" w:cs="Times New Roman"/>
              </w:rPr>
            </w:pPr>
            <w:r>
              <w:rPr>
                <w:rFonts w:ascii="Times New Roman" w:eastAsia="Times New Roman" w:hAnsi="Times New Roman" w:cs="Times New Roman"/>
              </w:rPr>
              <w:t>TLS</w:t>
            </w:r>
          </w:p>
        </w:tc>
        <w:tc>
          <w:tcPr>
            <w:tcW w:w="7830" w:type="dxa"/>
            <w:tcBorders>
              <w:left w:val="dashed" w:sz="8" w:space="0" w:color="000000"/>
            </w:tcBorders>
          </w:tcPr>
          <w:p w14:paraId="27A31C70" w14:textId="6AF8B3B2" w:rsidR="008D231E" w:rsidRPr="001340F9" w:rsidRDefault="008D231E" w:rsidP="0075562F">
            <w:pPr>
              <w:widowControl w:val="0"/>
              <w:autoSpaceDE w:val="0"/>
              <w:autoSpaceDN w:val="0"/>
              <w:spacing w:after="0" w:line="240" w:lineRule="auto"/>
              <w:ind w:left="360"/>
              <w:rPr>
                <w:rFonts w:ascii="Times New Roman" w:eastAsia="Times New Roman" w:hAnsi="Times New Roman" w:cs="Times New Roman"/>
              </w:rPr>
            </w:pPr>
            <w:r>
              <w:rPr>
                <w:rFonts w:ascii="Times New Roman" w:eastAsia="Times New Roman" w:hAnsi="Times New Roman" w:cs="Times New Roman"/>
              </w:rPr>
              <w:t>Transport Layer Security</w:t>
            </w:r>
          </w:p>
        </w:tc>
      </w:tr>
      <w:tr w:rsidR="008D231E" w:rsidRPr="001340F9" w14:paraId="64FF63F1" w14:textId="77777777" w:rsidTr="00BC1745">
        <w:trPr>
          <w:trHeight w:val="216"/>
          <w:jc w:val="center"/>
        </w:trPr>
        <w:tc>
          <w:tcPr>
            <w:tcW w:w="1417" w:type="dxa"/>
            <w:tcBorders>
              <w:right w:val="dashed" w:sz="8" w:space="0" w:color="000000"/>
            </w:tcBorders>
          </w:tcPr>
          <w:p w14:paraId="35D861B9" w14:textId="3593DF80" w:rsidR="008D231E" w:rsidRPr="001340F9" w:rsidRDefault="008D231E" w:rsidP="0075562F">
            <w:pPr>
              <w:widowControl w:val="0"/>
              <w:autoSpaceDE w:val="0"/>
              <w:autoSpaceDN w:val="0"/>
              <w:spacing w:after="0" w:line="240" w:lineRule="auto"/>
              <w:ind w:left="360"/>
              <w:rPr>
                <w:rFonts w:ascii="Times New Roman" w:eastAsia="Times New Roman" w:hAnsi="Times New Roman" w:cs="Times New Roman"/>
              </w:rPr>
            </w:pPr>
            <w:r>
              <w:rPr>
                <w:rFonts w:ascii="Times New Roman" w:eastAsia="Times New Roman" w:hAnsi="Times New Roman" w:cs="Times New Roman"/>
              </w:rPr>
              <w:t>TPM</w:t>
            </w:r>
          </w:p>
        </w:tc>
        <w:tc>
          <w:tcPr>
            <w:tcW w:w="7830" w:type="dxa"/>
            <w:tcBorders>
              <w:left w:val="dashed" w:sz="8" w:space="0" w:color="000000"/>
            </w:tcBorders>
          </w:tcPr>
          <w:p w14:paraId="4929D5E4" w14:textId="4D0583A8" w:rsidR="008D231E" w:rsidRPr="001340F9" w:rsidRDefault="008D231E" w:rsidP="0075562F">
            <w:pPr>
              <w:widowControl w:val="0"/>
              <w:autoSpaceDE w:val="0"/>
              <w:autoSpaceDN w:val="0"/>
              <w:spacing w:after="0" w:line="240" w:lineRule="auto"/>
              <w:ind w:left="360"/>
              <w:rPr>
                <w:rFonts w:ascii="Times New Roman" w:eastAsia="Times New Roman" w:hAnsi="Times New Roman" w:cs="Times New Roman"/>
              </w:rPr>
            </w:pPr>
            <w:r>
              <w:rPr>
                <w:rFonts w:ascii="Times New Roman" w:eastAsia="Times New Roman" w:hAnsi="Times New Roman" w:cs="Times New Roman"/>
              </w:rPr>
              <w:t>Trusted Platform Module</w:t>
            </w:r>
          </w:p>
        </w:tc>
      </w:tr>
      <w:tr w:rsidR="0075562F" w:rsidRPr="001340F9" w14:paraId="3E1CBCE6" w14:textId="77777777" w:rsidTr="00BC1745">
        <w:trPr>
          <w:trHeight w:val="216"/>
          <w:jc w:val="center"/>
        </w:trPr>
        <w:tc>
          <w:tcPr>
            <w:tcW w:w="1417" w:type="dxa"/>
            <w:tcBorders>
              <w:right w:val="dashed" w:sz="8" w:space="0" w:color="000000"/>
            </w:tcBorders>
          </w:tcPr>
          <w:p w14:paraId="1A2A083D" w14:textId="77777777" w:rsidR="0075562F" w:rsidRPr="001340F9" w:rsidRDefault="0075562F" w:rsidP="0075562F">
            <w:pPr>
              <w:widowControl w:val="0"/>
              <w:autoSpaceDE w:val="0"/>
              <w:autoSpaceDN w:val="0"/>
              <w:spacing w:after="0" w:line="240" w:lineRule="auto"/>
              <w:ind w:left="360"/>
              <w:rPr>
                <w:rFonts w:ascii="Times New Roman" w:eastAsia="Times New Roman" w:hAnsi="Times New Roman" w:cs="Times New Roman"/>
              </w:rPr>
            </w:pPr>
            <w:r w:rsidRPr="001340F9">
              <w:rPr>
                <w:rFonts w:ascii="Times New Roman" w:eastAsia="Times New Roman" w:hAnsi="Times New Roman" w:cs="Times New Roman"/>
              </w:rPr>
              <w:t>TTY</w:t>
            </w:r>
          </w:p>
        </w:tc>
        <w:tc>
          <w:tcPr>
            <w:tcW w:w="7830" w:type="dxa"/>
            <w:tcBorders>
              <w:left w:val="dashed" w:sz="8" w:space="0" w:color="000000"/>
            </w:tcBorders>
          </w:tcPr>
          <w:p w14:paraId="598AD510" w14:textId="77777777" w:rsidR="0075562F" w:rsidRPr="001340F9" w:rsidRDefault="0075562F" w:rsidP="0075562F">
            <w:pPr>
              <w:widowControl w:val="0"/>
              <w:autoSpaceDE w:val="0"/>
              <w:autoSpaceDN w:val="0"/>
              <w:spacing w:after="0" w:line="240" w:lineRule="auto"/>
              <w:ind w:left="360"/>
              <w:rPr>
                <w:rFonts w:ascii="Times New Roman" w:eastAsia="Times New Roman" w:hAnsi="Times New Roman" w:cs="Times New Roman"/>
              </w:rPr>
            </w:pPr>
            <w:r w:rsidRPr="001340F9">
              <w:rPr>
                <w:rFonts w:ascii="Times New Roman" w:eastAsia="Times New Roman" w:hAnsi="Times New Roman" w:cs="Times New Roman"/>
              </w:rPr>
              <w:t>Text telephone</w:t>
            </w:r>
          </w:p>
        </w:tc>
      </w:tr>
      <w:tr w:rsidR="0075562F" w:rsidRPr="001340F9" w14:paraId="0345F375" w14:textId="77777777" w:rsidTr="00BC1745">
        <w:trPr>
          <w:trHeight w:val="216"/>
          <w:jc w:val="center"/>
        </w:trPr>
        <w:tc>
          <w:tcPr>
            <w:tcW w:w="1417" w:type="dxa"/>
            <w:tcBorders>
              <w:right w:val="dashed" w:sz="8" w:space="0" w:color="000000"/>
            </w:tcBorders>
          </w:tcPr>
          <w:p w14:paraId="6F87A795" w14:textId="77777777" w:rsidR="0075562F" w:rsidRPr="001340F9" w:rsidRDefault="0075562F" w:rsidP="0075562F">
            <w:pPr>
              <w:widowControl w:val="0"/>
              <w:autoSpaceDE w:val="0"/>
              <w:autoSpaceDN w:val="0"/>
              <w:spacing w:after="0" w:line="240" w:lineRule="auto"/>
              <w:ind w:left="360"/>
              <w:rPr>
                <w:rFonts w:ascii="Times New Roman" w:eastAsia="Times New Roman" w:hAnsi="Times New Roman" w:cs="Times New Roman"/>
              </w:rPr>
            </w:pPr>
            <w:r w:rsidRPr="001340F9">
              <w:rPr>
                <w:rFonts w:ascii="Times New Roman" w:eastAsia="Times New Roman" w:hAnsi="Times New Roman" w:cs="Times New Roman"/>
              </w:rPr>
              <w:t>VTC</w:t>
            </w:r>
          </w:p>
        </w:tc>
        <w:tc>
          <w:tcPr>
            <w:tcW w:w="7830" w:type="dxa"/>
            <w:tcBorders>
              <w:left w:val="dashed" w:sz="8" w:space="0" w:color="000000"/>
            </w:tcBorders>
          </w:tcPr>
          <w:p w14:paraId="4234EBC6" w14:textId="77777777" w:rsidR="0075562F" w:rsidRPr="001340F9" w:rsidRDefault="0075562F" w:rsidP="0075562F">
            <w:pPr>
              <w:widowControl w:val="0"/>
              <w:autoSpaceDE w:val="0"/>
              <w:autoSpaceDN w:val="0"/>
              <w:spacing w:after="0" w:line="240" w:lineRule="auto"/>
              <w:ind w:left="360"/>
              <w:rPr>
                <w:rFonts w:ascii="Times New Roman" w:eastAsia="Times New Roman" w:hAnsi="Times New Roman" w:cs="Times New Roman"/>
              </w:rPr>
            </w:pPr>
            <w:r w:rsidRPr="001340F9">
              <w:rPr>
                <w:rFonts w:ascii="Times New Roman" w:eastAsia="Times New Roman" w:hAnsi="Times New Roman" w:cs="Times New Roman"/>
              </w:rPr>
              <w:t>Video Teleconferencing</w:t>
            </w:r>
          </w:p>
        </w:tc>
      </w:tr>
      <w:tr w:rsidR="0075562F" w:rsidRPr="001340F9" w14:paraId="52111A31" w14:textId="77777777" w:rsidTr="00BC1745">
        <w:trPr>
          <w:trHeight w:val="216"/>
          <w:jc w:val="center"/>
        </w:trPr>
        <w:tc>
          <w:tcPr>
            <w:tcW w:w="1417" w:type="dxa"/>
            <w:tcBorders>
              <w:right w:val="dashed" w:sz="8" w:space="0" w:color="000000"/>
            </w:tcBorders>
          </w:tcPr>
          <w:p w14:paraId="2D9991E4" w14:textId="77777777" w:rsidR="0075562F" w:rsidRPr="001340F9" w:rsidRDefault="0075562F" w:rsidP="0075562F">
            <w:pPr>
              <w:widowControl w:val="0"/>
              <w:autoSpaceDE w:val="0"/>
              <w:autoSpaceDN w:val="0"/>
              <w:spacing w:after="0" w:line="240" w:lineRule="auto"/>
              <w:ind w:left="360"/>
              <w:rPr>
                <w:rFonts w:ascii="Times New Roman" w:eastAsia="Times New Roman" w:hAnsi="Times New Roman" w:cs="Times New Roman"/>
              </w:rPr>
            </w:pPr>
            <w:r w:rsidRPr="001340F9">
              <w:rPr>
                <w:rFonts w:ascii="Times New Roman" w:eastAsia="Times New Roman" w:hAnsi="Times New Roman" w:cs="Times New Roman"/>
              </w:rPr>
              <w:t>WIM</w:t>
            </w:r>
          </w:p>
        </w:tc>
        <w:tc>
          <w:tcPr>
            <w:tcW w:w="7830" w:type="dxa"/>
            <w:tcBorders>
              <w:left w:val="dashed" w:sz="8" w:space="0" w:color="000000"/>
            </w:tcBorders>
          </w:tcPr>
          <w:p w14:paraId="777EAF1E" w14:textId="77777777" w:rsidR="0075562F" w:rsidRPr="001340F9" w:rsidRDefault="0075562F" w:rsidP="0075562F">
            <w:pPr>
              <w:widowControl w:val="0"/>
              <w:autoSpaceDE w:val="0"/>
              <w:autoSpaceDN w:val="0"/>
              <w:spacing w:after="0" w:line="240" w:lineRule="auto"/>
              <w:ind w:left="360"/>
              <w:rPr>
                <w:rFonts w:ascii="Times New Roman" w:eastAsia="Times New Roman" w:hAnsi="Times New Roman" w:cs="Times New Roman"/>
              </w:rPr>
            </w:pPr>
            <w:r w:rsidRPr="001340F9">
              <w:rPr>
                <w:rFonts w:ascii="Times New Roman" w:eastAsia="Times New Roman" w:hAnsi="Times New Roman" w:cs="Times New Roman"/>
              </w:rPr>
              <w:t>Windows Imaging File Format</w:t>
            </w:r>
          </w:p>
        </w:tc>
      </w:tr>
    </w:tbl>
    <w:p w14:paraId="75230D33" w14:textId="4CA4A828" w:rsidR="00A94AAD" w:rsidRDefault="00A94AAD" w:rsidP="00D51681">
      <w:pPr>
        <w:rPr>
          <w:rFonts w:ascii="Times New Roman" w:hAnsi="Times New Roman" w:cs="Times New Roman"/>
          <w:b/>
          <w:sz w:val="20"/>
          <w:szCs w:val="20"/>
        </w:rPr>
      </w:pPr>
    </w:p>
    <w:p w14:paraId="63D3F413" w14:textId="77777777" w:rsidR="00A94AAD" w:rsidRDefault="00A94AAD">
      <w:pPr>
        <w:rPr>
          <w:rFonts w:ascii="Times New Roman" w:hAnsi="Times New Roman" w:cs="Times New Roman"/>
          <w:b/>
          <w:sz w:val="20"/>
          <w:szCs w:val="20"/>
        </w:rPr>
      </w:pPr>
      <w:r>
        <w:rPr>
          <w:rFonts w:ascii="Times New Roman" w:hAnsi="Times New Roman" w:cs="Times New Roman"/>
          <w:b/>
          <w:sz w:val="20"/>
          <w:szCs w:val="20"/>
        </w:rPr>
        <w:br w:type="page"/>
      </w:r>
    </w:p>
    <w:p w14:paraId="5CBE4946" w14:textId="77777777" w:rsidR="00D51681" w:rsidRPr="001340F9" w:rsidRDefault="00D51681" w:rsidP="00E56A75">
      <w:pPr>
        <w:pStyle w:val="Heading1"/>
        <w:ind w:left="0" w:firstLine="0"/>
      </w:pPr>
      <w:bookmarkStart w:id="15" w:name="_Toc135289517"/>
      <w:r w:rsidRPr="001340F9">
        <w:lastRenderedPageBreak/>
        <w:t>REFERENCES</w:t>
      </w:r>
      <w:bookmarkEnd w:id="15"/>
    </w:p>
    <w:p w14:paraId="2EF3074A" w14:textId="1C430E09" w:rsidR="00D51681" w:rsidRPr="00F422D9" w:rsidRDefault="00D51681" w:rsidP="003D3BD4">
      <w:pPr>
        <w:pStyle w:val="BodyText"/>
        <w:rPr>
          <w:sz w:val="24"/>
          <w:szCs w:val="24"/>
        </w:rPr>
      </w:pPr>
      <w:r w:rsidRPr="00F422D9">
        <w:rPr>
          <w:sz w:val="24"/>
          <w:szCs w:val="24"/>
        </w:rPr>
        <w:t xml:space="preserve">The Contractor must comply with the requirements set forth in the most current version of the following documents, including those that supersede versions current at the time of award.  The Contractor must also comply with any future related legislation, guideline, or policy </w:t>
      </w:r>
      <w:r w:rsidR="005359E2" w:rsidRPr="00F422D9">
        <w:rPr>
          <w:sz w:val="24"/>
          <w:szCs w:val="24"/>
        </w:rPr>
        <w:t>upon issuance of a contract modification</w:t>
      </w:r>
      <w:r w:rsidRPr="00F422D9">
        <w:rPr>
          <w:sz w:val="24"/>
          <w:szCs w:val="24"/>
        </w:rPr>
        <w:t xml:space="preserve">.  </w:t>
      </w:r>
    </w:p>
    <w:tbl>
      <w:tblPr>
        <w:tblStyle w:val="TableGrid1"/>
        <w:tblW w:w="9265" w:type="dxa"/>
        <w:tblInd w:w="360" w:type="dxa"/>
        <w:tblLook w:val="04A0" w:firstRow="1" w:lastRow="0" w:firstColumn="1" w:lastColumn="0" w:noHBand="0" w:noVBand="1"/>
      </w:tblPr>
      <w:tblGrid>
        <w:gridCol w:w="2424"/>
        <w:gridCol w:w="4625"/>
        <w:gridCol w:w="2216"/>
      </w:tblGrid>
      <w:tr w:rsidR="0075562F" w:rsidRPr="001340F9" w14:paraId="5B3E4927" w14:textId="77777777" w:rsidTr="00C6593E">
        <w:tc>
          <w:tcPr>
            <w:tcW w:w="2424" w:type="dxa"/>
            <w:shd w:val="clear" w:color="auto" w:fill="ACB9CA" w:themeFill="text2" w:themeFillTint="66"/>
          </w:tcPr>
          <w:p w14:paraId="60804AC4" w14:textId="77777777" w:rsidR="0075562F" w:rsidRPr="001340F9" w:rsidRDefault="0075562F" w:rsidP="0075562F">
            <w:pPr>
              <w:ind w:left="360"/>
              <w:rPr>
                <w:rFonts w:ascii="Times New Roman" w:eastAsia="Times New Roman" w:hAnsi="Times New Roman" w:cs="Times New Roman"/>
                <w:b/>
              </w:rPr>
            </w:pPr>
            <w:r w:rsidRPr="001340F9">
              <w:rPr>
                <w:rFonts w:ascii="Times New Roman" w:eastAsia="Times New Roman" w:hAnsi="Times New Roman" w:cs="Times New Roman"/>
                <w:b/>
              </w:rPr>
              <w:t>DIRECTIVE</w:t>
            </w:r>
          </w:p>
        </w:tc>
        <w:tc>
          <w:tcPr>
            <w:tcW w:w="4625" w:type="dxa"/>
            <w:shd w:val="clear" w:color="auto" w:fill="ACB9CA" w:themeFill="text2" w:themeFillTint="66"/>
          </w:tcPr>
          <w:p w14:paraId="34C13AD0" w14:textId="77777777" w:rsidR="0075562F" w:rsidRPr="001340F9" w:rsidRDefault="0075562F" w:rsidP="0075562F">
            <w:pPr>
              <w:ind w:left="360"/>
              <w:rPr>
                <w:rFonts w:ascii="Times New Roman" w:eastAsia="Times New Roman" w:hAnsi="Times New Roman" w:cs="Times New Roman"/>
                <w:b/>
              </w:rPr>
            </w:pPr>
            <w:r w:rsidRPr="001340F9">
              <w:rPr>
                <w:rFonts w:ascii="Times New Roman" w:eastAsia="Times New Roman" w:hAnsi="Times New Roman" w:cs="Times New Roman"/>
                <w:b/>
              </w:rPr>
              <w:t>TITLE</w:t>
            </w:r>
          </w:p>
        </w:tc>
        <w:tc>
          <w:tcPr>
            <w:tcW w:w="2216" w:type="dxa"/>
            <w:shd w:val="clear" w:color="auto" w:fill="ACB9CA" w:themeFill="text2" w:themeFillTint="66"/>
          </w:tcPr>
          <w:p w14:paraId="73FA0FD5" w14:textId="77777777" w:rsidR="0075562F" w:rsidRPr="001340F9" w:rsidRDefault="0075562F" w:rsidP="0075562F">
            <w:pPr>
              <w:ind w:left="360"/>
              <w:rPr>
                <w:rFonts w:ascii="Times New Roman" w:eastAsia="Times New Roman" w:hAnsi="Times New Roman" w:cs="Times New Roman"/>
                <w:b/>
              </w:rPr>
            </w:pPr>
            <w:r w:rsidRPr="001340F9">
              <w:rPr>
                <w:rFonts w:ascii="Times New Roman" w:eastAsia="Times New Roman" w:hAnsi="Times New Roman" w:cs="Times New Roman"/>
                <w:b/>
              </w:rPr>
              <w:t>ACCESS</w:t>
            </w:r>
          </w:p>
        </w:tc>
      </w:tr>
      <w:tr w:rsidR="0075562F" w:rsidRPr="001340F9" w14:paraId="67092E03" w14:textId="77777777" w:rsidTr="00C6593E">
        <w:tc>
          <w:tcPr>
            <w:tcW w:w="2424" w:type="dxa"/>
          </w:tcPr>
          <w:p w14:paraId="7F8930DC" w14:textId="77777777" w:rsidR="0075562F" w:rsidRPr="001340F9" w:rsidRDefault="0075562F" w:rsidP="0075562F">
            <w:pPr>
              <w:ind w:left="360"/>
              <w:rPr>
                <w:rFonts w:ascii="Times New Roman" w:eastAsia="Times New Roman" w:hAnsi="Times New Roman" w:cs="Times New Roman"/>
                <w:bCs/>
              </w:rPr>
            </w:pPr>
            <w:r w:rsidRPr="001340F9">
              <w:rPr>
                <w:rFonts w:ascii="Times New Roman" w:eastAsia="Times New Roman" w:hAnsi="Times New Roman" w:cs="Times New Roman"/>
                <w:bCs/>
              </w:rPr>
              <w:t>EDI ANSI X12</w:t>
            </w:r>
          </w:p>
        </w:tc>
        <w:tc>
          <w:tcPr>
            <w:tcW w:w="4625" w:type="dxa"/>
          </w:tcPr>
          <w:p w14:paraId="4D246401" w14:textId="77777777" w:rsidR="0075562F" w:rsidRPr="001340F9" w:rsidRDefault="0075562F" w:rsidP="0075562F">
            <w:pPr>
              <w:ind w:left="360"/>
              <w:rPr>
                <w:rFonts w:ascii="Times New Roman" w:eastAsia="Times New Roman" w:hAnsi="Times New Roman" w:cs="Times New Roman"/>
                <w:bCs/>
              </w:rPr>
            </w:pPr>
            <w:r w:rsidRPr="001340F9">
              <w:rPr>
                <w:rFonts w:ascii="Times New Roman" w:eastAsia="Times New Roman" w:hAnsi="Times New Roman" w:cs="Times New Roman"/>
                <w:bCs/>
              </w:rPr>
              <w:t>Electronic Data Interchange American National Standards Institute</w:t>
            </w:r>
          </w:p>
        </w:tc>
        <w:tc>
          <w:tcPr>
            <w:tcW w:w="2216" w:type="dxa"/>
          </w:tcPr>
          <w:p w14:paraId="081D4C6A" w14:textId="77777777" w:rsidR="0075562F" w:rsidRPr="001340F9" w:rsidRDefault="0075562F" w:rsidP="0075562F">
            <w:pPr>
              <w:ind w:left="360"/>
              <w:rPr>
                <w:rFonts w:ascii="Times New Roman" w:eastAsia="Times New Roman" w:hAnsi="Times New Roman" w:cs="Times New Roman"/>
                <w:bCs/>
              </w:rPr>
            </w:pPr>
            <w:r w:rsidRPr="001340F9">
              <w:rPr>
                <w:rFonts w:ascii="Times New Roman" w:eastAsia="Times New Roman" w:hAnsi="Times New Roman" w:cs="Times New Roman"/>
                <w:bCs/>
              </w:rPr>
              <w:t>Public Access</w:t>
            </w:r>
          </w:p>
        </w:tc>
      </w:tr>
      <w:tr w:rsidR="0075562F" w:rsidRPr="001340F9" w14:paraId="7025EADF" w14:textId="77777777" w:rsidTr="00C6593E">
        <w:tc>
          <w:tcPr>
            <w:tcW w:w="2424" w:type="dxa"/>
          </w:tcPr>
          <w:p w14:paraId="66370912" w14:textId="77777777" w:rsidR="0075562F" w:rsidRPr="001340F9" w:rsidRDefault="0075562F" w:rsidP="0075562F">
            <w:pPr>
              <w:ind w:left="360"/>
              <w:rPr>
                <w:rFonts w:ascii="Times New Roman" w:eastAsia="Times New Roman" w:hAnsi="Times New Roman" w:cs="Times New Roman"/>
                <w:bCs/>
              </w:rPr>
            </w:pPr>
            <w:r w:rsidRPr="001340F9">
              <w:rPr>
                <w:rFonts w:ascii="Times New Roman" w:eastAsia="Times New Roman" w:hAnsi="Times New Roman" w:cs="Times New Roman"/>
                <w:bCs/>
              </w:rPr>
              <w:t>Energy Star</w:t>
            </w:r>
          </w:p>
        </w:tc>
        <w:tc>
          <w:tcPr>
            <w:tcW w:w="4625" w:type="dxa"/>
          </w:tcPr>
          <w:p w14:paraId="6863EB87" w14:textId="77777777" w:rsidR="0075562F" w:rsidRPr="001340F9" w:rsidRDefault="0075562F" w:rsidP="0075562F">
            <w:pPr>
              <w:ind w:left="360"/>
              <w:rPr>
                <w:rFonts w:ascii="Times New Roman" w:eastAsia="Times New Roman" w:hAnsi="Times New Roman" w:cs="Times New Roman"/>
                <w:bCs/>
              </w:rPr>
            </w:pPr>
            <w:r w:rsidRPr="001340F9">
              <w:rPr>
                <w:rFonts w:ascii="Times New Roman" w:eastAsia="Times New Roman" w:hAnsi="Times New Roman" w:cs="Times New Roman"/>
                <w:bCs/>
              </w:rPr>
              <w:t>Energy Star Compliance</w:t>
            </w:r>
          </w:p>
        </w:tc>
        <w:tc>
          <w:tcPr>
            <w:tcW w:w="2216" w:type="dxa"/>
          </w:tcPr>
          <w:p w14:paraId="5C4F7AC6" w14:textId="77777777" w:rsidR="0075562F" w:rsidRPr="001340F9" w:rsidRDefault="0075562F" w:rsidP="0075562F">
            <w:pPr>
              <w:ind w:left="360"/>
              <w:rPr>
                <w:rFonts w:ascii="Times New Roman" w:eastAsia="Times New Roman" w:hAnsi="Times New Roman" w:cs="Times New Roman"/>
                <w:bCs/>
              </w:rPr>
            </w:pPr>
            <w:r w:rsidRPr="001340F9">
              <w:rPr>
                <w:rFonts w:ascii="Times New Roman" w:eastAsia="Times New Roman" w:hAnsi="Times New Roman" w:cs="Times New Roman"/>
                <w:bCs/>
              </w:rPr>
              <w:t>Public Access</w:t>
            </w:r>
          </w:p>
        </w:tc>
      </w:tr>
      <w:tr w:rsidR="0075562F" w:rsidRPr="001340F9" w14:paraId="44A98A63" w14:textId="77777777" w:rsidTr="00C6593E">
        <w:tc>
          <w:tcPr>
            <w:tcW w:w="2424" w:type="dxa"/>
          </w:tcPr>
          <w:p w14:paraId="79B07142" w14:textId="77777777" w:rsidR="0075562F" w:rsidRPr="001340F9" w:rsidRDefault="0075562F" w:rsidP="0075562F">
            <w:pPr>
              <w:ind w:left="360"/>
              <w:rPr>
                <w:rFonts w:ascii="Times New Roman" w:eastAsia="Times New Roman" w:hAnsi="Times New Roman" w:cs="Times New Roman"/>
                <w:bCs/>
              </w:rPr>
            </w:pPr>
            <w:r w:rsidRPr="001340F9">
              <w:rPr>
                <w:rFonts w:ascii="Times New Roman" w:eastAsia="Times New Roman" w:hAnsi="Times New Roman" w:cs="Times New Roman"/>
                <w:bCs/>
              </w:rPr>
              <w:t>Executive Order10582</w:t>
            </w:r>
          </w:p>
        </w:tc>
        <w:tc>
          <w:tcPr>
            <w:tcW w:w="4625" w:type="dxa"/>
          </w:tcPr>
          <w:p w14:paraId="00F5E1BF" w14:textId="77777777" w:rsidR="0075562F" w:rsidRPr="001340F9" w:rsidRDefault="0075562F" w:rsidP="0075562F">
            <w:pPr>
              <w:ind w:left="360"/>
              <w:rPr>
                <w:rFonts w:ascii="Times New Roman" w:eastAsia="Times New Roman" w:hAnsi="Times New Roman" w:cs="Times New Roman"/>
                <w:bCs/>
              </w:rPr>
            </w:pPr>
            <w:r w:rsidRPr="001340F9">
              <w:rPr>
                <w:rFonts w:ascii="Times New Roman" w:eastAsia="Times New Roman" w:hAnsi="Times New Roman" w:cs="Times New Roman"/>
                <w:bCs/>
              </w:rPr>
              <w:t>Prescribing Uniform Procedures for Certain Determinations Under the Buy-American Act</w:t>
            </w:r>
          </w:p>
        </w:tc>
        <w:tc>
          <w:tcPr>
            <w:tcW w:w="2216" w:type="dxa"/>
          </w:tcPr>
          <w:p w14:paraId="73E21E19" w14:textId="77777777" w:rsidR="0075562F" w:rsidRPr="001340F9" w:rsidRDefault="0075562F" w:rsidP="0075562F">
            <w:pPr>
              <w:ind w:left="360"/>
              <w:rPr>
                <w:rFonts w:ascii="Times New Roman" w:eastAsia="Times New Roman" w:hAnsi="Times New Roman" w:cs="Times New Roman"/>
                <w:bCs/>
              </w:rPr>
            </w:pPr>
            <w:r w:rsidRPr="001340F9">
              <w:rPr>
                <w:rFonts w:ascii="Times New Roman" w:eastAsia="Times New Roman" w:hAnsi="Times New Roman" w:cs="Times New Roman"/>
                <w:bCs/>
              </w:rPr>
              <w:t>Public Access</w:t>
            </w:r>
          </w:p>
        </w:tc>
      </w:tr>
      <w:tr w:rsidR="0075562F" w:rsidRPr="001340F9" w14:paraId="230DD80C" w14:textId="77777777" w:rsidTr="00C6593E">
        <w:tc>
          <w:tcPr>
            <w:tcW w:w="2424" w:type="dxa"/>
          </w:tcPr>
          <w:p w14:paraId="4343F409" w14:textId="77777777" w:rsidR="0075562F" w:rsidRPr="001340F9" w:rsidRDefault="0075562F" w:rsidP="0075562F">
            <w:pPr>
              <w:ind w:left="360"/>
              <w:rPr>
                <w:rFonts w:ascii="Times New Roman" w:eastAsia="Times New Roman" w:hAnsi="Times New Roman" w:cs="Times New Roman"/>
                <w:bCs/>
              </w:rPr>
            </w:pPr>
            <w:r w:rsidRPr="001340F9">
              <w:rPr>
                <w:rFonts w:ascii="Times New Roman" w:eastAsia="Times New Roman" w:hAnsi="Times New Roman" w:cs="Times New Roman"/>
              </w:rPr>
              <w:t>Executive Order 14028</w:t>
            </w:r>
          </w:p>
        </w:tc>
        <w:tc>
          <w:tcPr>
            <w:tcW w:w="4625" w:type="dxa"/>
          </w:tcPr>
          <w:p w14:paraId="20F5D59D" w14:textId="77777777" w:rsidR="0075562F" w:rsidRPr="001340F9" w:rsidRDefault="0075562F" w:rsidP="0075562F">
            <w:pPr>
              <w:ind w:left="360"/>
              <w:rPr>
                <w:rFonts w:ascii="Times New Roman" w:eastAsia="Times New Roman" w:hAnsi="Times New Roman" w:cs="Times New Roman"/>
                <w:bCs/>
              </w:rPr>
            </w:pPr>
            <w:r w:rsidRPr="001340F9">
              <w:rPr>
                <w:rFonts w:ascii="Times New Roman" w:eastAsia="Times New Roman" w:hAnsi="Times New Roman" w:cs="Times New Roman"/>
                <w:bCs/>
              </w:rPr>
              <w:t>Improving the Nation’s Cybersecurity</w:t>
            </w:r>
          </w:p>
        </w:tc>
        <w:tc>
          <w:tcPr>
            <w:tcW w:w="2216" w:type="dxa"/>
          </w:tcPr>
          <w:p w14:paraId="1210A16F" w14:textId="77777777" w:rsidR="0075562F" w:rsidRPr="001340F9" w:rsidRDefault="0075562F" w:rsidP="0075562F">
            <w:pPr>
              <w:ind w:left="360"/>
              <w:rPr>
                <w:rFonts w:ascii="Times New Roman" w:eastAsia="Times New Roman" w:hAnsi="Times New Roman" w:cs="Times New Roman"/>
                <w:bCs/>
              </w:rPr>
            </w:pPr>
            <w:r w:rsidRPr="001340F9">
              <w:rPr>
                <w:rFonts w:ascii="Times New Roman" w:eastAsia="Times New Roman" w:hAnsi="Times New Roman" w:cs="Times New Roman"/>
                <w:bCs/>
              </w:rPr>
              <w:t>Public Access</w:t>
            </w:r>
          </w:p>
        </w:tc>
      </w:tr>
      <w:tr w:rsidR="0075562F" w:rsidRPr="001340F9" w14:paraId="1688C70B" w14:textId="77777777" w:rsidTr="00C6593E">
        <w:tc>
          <w:tcPr>
            <w:tcW w:w="2424" w:type="dxa"/>
          </w:tcPr>
          <w:p w14:paraId="65260B17" w14:textId="77777777" w:rsidR="0075562F" w:rsidRPr="001340F9" w:rsidRDefault="0075562F" w:rsidP="0075562F">
            <w:pPr>
              <w:ind w:left="360"/>
              <w:rPr>
                <w:rFonts w:ascii="Times New Roman" w:eastAsia="Times New Roman" w:hAnsi="Times New Roman" w:cs="Times New Roman"/>
                <w:bCs/>
              </w:rPr>
            </w:pPr>
            <w:r w:rsidRPr="001340F9">
              <w:rPr>
                <w:rFonts w:ascii="Times New Roman" w:eastAsia="Times New Roman" w:hAnsi="Times New Roman" w:cs="Times New Roman"/>
                <w:bCs/>
              </w:rPr>
              <w:t>FAA AMS</w:t>
            </w:r>
          </w:p>
        </w:tc>
        <w:tc>
          <w:tcPr>
            <w:tcW w:w="4625" w:type="dxa"/>
          </w:tcPr>
          <w:p w14:paraId="7F845D2C" w14:textId="77777777" w:rsidR="0075562F" w:rsidRPr="001340F9" w:rsidRDefault="0075562F" w:rsidP="0075562F">
            <w:pPr>
              <w:ind w:left="360"/>
              <w:rPr>
                <w:rFonts w:ascii="Times New Roman" w:eastAsia="Times New Roman" w:hAnsi="Times New Roman" w:cs="Times New Roman"/>
                <w:bCs/>
              </w:rPr>
            </w:pPr>
            <w:r w:rsidRPr="001340F9">
              <w:rPr>
                <w:rFonts w:ascii="Times New Roman" w:eastAsia="Times New Roman" w:hAnsi="Times New Roman" w:cs="Times New Roman"/>
                <w:bCs/>
              </w:rPr>
              <w:t>FAA Acquisition Management System</w:t>
            </w:r>
          </w:p>
        </w:tc>
        <w:tc>
          <w:tcPr>
            <w:tcW w:w="2216" w:type="dxa"/>
          </w:tcPr>
          <w:p w14:paraId="13F76FCD" w14:textId="77777777" w:rsidR="0075562F" w:rsidRPr="001340F9" w:rsidRDefault="0075562F" w:rsidP="0075562F">
            <w:pPr>
              <w:ind w:left="360"/>
              <w:rPr>
                <w:rFonts w:ascii="Times New Roman" w:eastAsia="Times New Roman" w:hAnsi="Times New Roman" w:cs="Times New Roman"/>
                <w:bCs/>
              </w:rPr>
            </w:pPr>
            <w:r w:rsidRPr="001340F9">
              <w:rPr>
                <w:rFonts w:ascii="Times New Roman" w:eastAsia="Times New Roman" w:hAnsi="Times New Roman" w:cs="Times New Roman"/>
                <w:bCs/>
              </w:rPr>
              <w:t>Controlled Access</w:t>
            </w:r>
          </w:p>
        </w:tc>
      </w:tr>
      <w:tr w:rsidR="0075562F" w:rsidRPr="001340F9" w14:paraId="7686D3EF" w14:textId="77777777" w:rsidTr="00C6593E">
        <w:tc>
          <w:tcPr>
            <w:tcW w:w="2424" w:type="dxa"/>
          </w:tcPr>
          <w:p w14:paraId="1848B3FC" w14:textId="77777777" w:rsidR="0075562F" w:rsidRPr="001340F9" w:rsidRDefault="0075562F" w:rsidP="0075562F">
            <w:pPr>
              <w:ind w:left="360"/>
              <w:rPr>
                <w:rFonts w:ascii="Times New Roman" w:eastAsia="Times New Roman" w:hAnsi="Times New Roman" w:cs="Times New Roman"/>
                <w:bCs/>
              </w:rPr>
            </w:pPr>
            <w:r w:rsidRPr="001340F9">
              <w:rPr>
                <w:rFonts w:ascii="Times New Roman" w:eastAsia="Times New Roman" w:hAnsi="Times New Roman" w:cs="Times New Roman"/>
                <w:bCs/>
              </w:rPr>
              <w:t>FAA IT Standards</w:t>
            </w:r>
          </w:p>
        </w:tc>
        <w:tc>
          <w:tcPr>
            <w:tcW w:w="4625" w:type="dxa"/>
          </w:tcPr>
          <w:p w14:paraId="382D8CDC" w14:textId="77777777" w:rsidR="0075562F" w:rsidRPr="001340F9" w:rsidRDefault="0075562F" w:rsidP="0075562F">
            <w:pPr>
              <w:ind w:left="360"/>
              <w:rPr>
                <w:rFonts w:ascii="Times New Roman" w:eastAsia="Times New Roman" w:hAnsi="Times New Roman" w:cs="Times New Roman"/>
                <w:bCs/>
              </w:rPr>
            </w:pPr>
            <w:r w:rsidRPr="001340F9">
              <w:rPr>
                <w:rFonts w:ascii="Times New Roman" w:eastAsia="Times New Roman" w:hAnsi="Times New Roman" w:cs="Times New Roman"/>
                <w:bCs/>
              </w:rPr>
              <w:t>FAA Information Technology Standards</w:t>
            </w:r>
          </w:p>
        </w:tc>
        <w:tc>
          <w:tcPr>
            <w:tcW w:w="2216" w:type="dxa"/>
          </w:tcPr>
          <w:p w14:paraId="4681A43F" w14:textId="77777777" w:rsidR="0075562F" w:rsidRPr="001340F9" w:rsidRDefault="0075562F" w:rsidP="0075562F">
            <w:pPr>
              <w:ind w:left="360"/>
              <w:rPr>
                <w:rFonts w:ascii="Times New Roman" w:eastAsia="Times New Roman" w:hAnsi="Times New Roman" w:cs="Times New Roman"/>
                <w:bCs/>
              </w:rPr>
            </w:pPr>
            <w:r w:rsidRPr="001340F9">
              <w:rPr>
                <w:rFonts w:ascii="Times New Roman" w:eastAsia="Times New Roman" w:hAnsi="Times New Roman" w:cs="Times New Roman"/>
                <w:bCs/>
              </w:rPr>
              <w:t>Controlled Access</w:t>
            </w:r>
          </w:p>
        </w:tc>
      </w:tr>
      <w:tr w:rsidR="0075562F" w:rsidRPr="001340F9" w14:paraId="6E60A931" w14:textId="77777777" w:rsidTr="00C6593E">
        <w:tc>
          <w:tcPr>
            <w:tcW w:w="2424" w:type="dxa"/>
          </w:tcPr>
          <w:p w14:paraId="2D7D69DE" w14:textId="77777777" w:rsidR="0075562F" w:rsidRPr="001340F9" w:rsidRDefault="0075562F" w:rsidP="0075562F">
            <w:pPr>
              <w:ind w:left="360"/>
              <w:rPr>
                <w:rFonts w:ascii="Times New Roman" w:eastAsia="Times New Roman" w:hAnsi="Times New Roman" w:cs="Times New Roman"/>
                <w:bCs/>
              </w:rPr>
            </w:pPr>
            <w:r w:rsidRPr="001340F9">
              <w:rPr>
                <w:rFonts w:ascii="Times New Roman" w:eastAsia="Times New Roman" w:hAnsi="Times New Roman" w:cs="Times New Roman"/>
                <w:bCs/>
              </w:rPr>
              <w:t>FAA Memo IPv6 Guidance</w:t>
            </w:r>
          </w:p>
        </w:tc>
        <w:tc>
          <w:tcPr>
            <w:tcW w:w="4625" w:type="dxa"/>
          </w:tcPr>
          <w:p w14:paraId="3F532ECF" w14:textId="77777777" w:rsidR="0075562F" w:rsidRPr="001340F9" w:rsidRDefault="0075562F" w:rsidP="0075562F">
            <w:pPr>
              <w:ind w:left="360"/>
              <w:rPr>
                <w:rFonts w:ascii="Times New Roman" w:eastAsia="Times New Roman" w:hAnsi="Times New Roman" w:cs="Times New Roman"/>
                <w:bCs/>
              </w:rPr>
            </w:pPr>
            <w:r w:rsidRPr="001340F9">
              <w:rPr>
                <w:rFonts w:ascii="Times New Roman" w:eastAsia="Times New Roman" w:hAnsi="Times New Roman" w:cs="Times New Roman"/>
                <w:bCs/>
              </w:rPr>
              <w:t>Internet Protocol Version 6 (IPv6) Guidance</w:t>
            </w:r>
          </w:p>
        </w:tc>
        <w:tc>
          <w:tcPr>
            <w:tcW w:w="2216" w:type="dxa"/>
          </w:tcPr>
          <w:p w14:paraId="753787C6" w14:textId="77777777" w:rsidR="0075562F" w:rsidRPr="001340F9" w:rsidRDefault="0075562F" w:rsidP="0075562F">
            <w:pPr>
              <w:ind w:left="360"/>
              <w:rPr>
                <w:rFonts w:ascii="Times New Roman" w:eastAsia="Times New Roman" w:hAnsi="Times New Roman" w:cs="Times New Roman"/>
                <w:bCs/>
              </w:rPr>
            </w:pPr>
            <w:r w:rsidRPr="001340F9">
              <w:rPr>
                <w:rFonts w:ascii="Times New Roman" w:eastAsia="Times New Roman" w:hAnsi="Times New Roman" w:cs="Times New Roman"/>
                <w:bCs/>
              </w:rPr>
              <w:t>Controlled Access</w:t>
            </w:r>
          </w:p>
        </w:tc>
      </w:tr>
      <w:tr w:rsidR="0075562F" w:rsidRPr="001340F9" w14:paraId="6CEEBEEA" w14:textId="77777777" w:rsidTr="00C6593E">
        <w:tc>
          <w:tcPr>
            <w:tcW w:w="2424" w:type="dxa"/>
          </w:tcPr>
          <w:p w14:paraId="0D47BD28" w14:textId="6BA2E866" w:rsidR="0075562F" w:rsidRPr="001340F9" w:rsidRDefault="0075562F" w:rsidP="0075562F">
            <w:pPr>
              <w:ind w:left="360"/>
              <w:rPr>
                <w:rFonts w:ascii="Times New Roman" w:eastAsia="Times New Roman" w:hAnsi="Times New Roman" w:cs="Times New Roman"/>
                <w:bCs/>
              </w:rPr>
            </w:pPr>
            <w:r w:rsidRPr="001340F9">
              <w:rPr>
                <w:rFonts w:ascii="Times New Roman" w:eastAsia="Times New Roman" w:hAnsi="Times New Roman" w:cs="Times New Roman"/>
                <w:bCs/>
              </w:rPr>
              <w:t>FAA Order 1370.121B</w:t>
            </w:r>
            <w:r w:rsidR="005A0024">
              <w:rPr>
                <w:rFonts w:ascii="Times New Roman" w:eastAsia="Times New Roman" w:hAnsi="Times New Roman" w:cs="Times New Roman"/>
                <w:bCs/>
              </w:rPr>
              <w:t xml:space="preserve"> and supporting directives</w:t>
            </w:r>
          </w:p>
        </w:tc>
        <w:tc>
          <w:tcPr>
            <w:tcW w:w="4625" w:type="dxa"/>
          </w:tcPr>
          <w:p w14:paraId="143060DB" w14:textId="77777777" w:rsidR="0075562F" w:rsidRPr="001340F9" w:rsidRDefault="0075562F" w:rsidP="0075562F">
            <w:pPr>
              <w:ind w:left="360"/>
              <w:rPr>
                <w:rFonts w:ascii="Times New Roman" w:eastAsia="Times New Roman" w:hAnsi="Times New Roman" w:cs="Times New Roman"/>
                <w:bCs/>
              </w:rPr>
            </w:pPr>
            <w:r w:rsidRPr="001340F9">
              <w:rPr>
                <w:rFonts w:ascii="Times New Roman" w:eastAsia="Times New Roman" w:hAnsi="Times New Roman" w:cs="Times New Roman"/>
                <w:bCs/>
              </w:rPr>
              <w:t>FAA Information Security and Privacy:  Policy</w:t>
            </w:r>
          </w:p>
        </w:tc>
        <w:tc>
          <w:tcPr>
            <w:tcW w:w="2216" w:type="dxa"/>
          </w:tcPr>
          <w:p w14:paraId="1F006350" w14:textId="77777777" w:rsidR="0075562F" w:rsidRPr="001340F9" w:rsidRDefault="0075562F" w:rsidP="0075562F">
            <w:pPr>
              <w:ind w:left="360"/>
              <w:rPr>
                <w:rFonts w:ascii="Times New Roman" w:eastAsia="Times New Roman" w:hAnsi="Times New Roman" w:cs="Times New Roman"/>
                <w:bCs/>
              </w:rPr>
            </w:pPr>
            <w:r w:rsidRPr="001340F9">
              <w:rPr>
                <w:rFonts w:ascii="Times New Roman" w:eastAsia="Times New Roman" w:hAnsi="Times New Roman" w:cs="Times New Roman"/>
                <w:bCs/>
              </w:rPr>
              <w:t>Controlled Access</w:t>
            </w:r>
          </w:p>
        </w:tc>
      </w:tr>
      <w:tr w:rsidR="0075562F" w:rsidRPr="001340F9" w14:paraId="2B66EB45" w14:textId="77777777" w:rsidTr="00C6593E">
        <w:tc>
          <w:tcPr>
            <w:tcW w:w="2424" w:type="dxa"/>
          </w:tcPr>
          <w:p w14:paraId="1E1F0275" w14:textId="3CBFCECA" w:rsidR="0075562F" w:rsidRPr="001340F9" w:rsidRDefault="0075562F" w:rsidP="0075562F">
            <w:pPr>
              <w:ind w:left="360"/>
              <w:rPr>
                <w:rFonts w:ascii="Times New Roman" w:eastAsia="Times New Roman" w:hAnsi="Times New Roman" w:cs="Times New Roman"/>
                <w:bCs/>
              </w:rPr>
            </w:pPr>
            <w:r w:rsidRPr="001340F9">
              <w:rPr>
                <w:rFonts w:ascii="Times New Roman" w:eastAsia="Times New Roman" w:hAnsi="Times New Roman" w:cs="Times New Roman"/>
                <w:bCs/>
              </w:rPr>
              <w:t>FAA Order 1720.37</w:t>
            </w:r>
            <w:r w:rsidR="008D231E">
              <w:rPr>
                <w:rFonts w:ascii="Times New Roman" w:eastAsia="Times New Roman" w:hAnsi="Times New Roman" w:cs="Times New Roman"/>
                <w:bCs/>
              </w:rPr>
              <w:t>A</w:t>
            </w:r>
          </w:p>
        </w:tc>
        <w:tc>
          <w:tcPr>
            <w:tcW w:w="4625" w:type="dxa"/>
          </w:tcPr>
          <w:p w14:paraId="26AE0844" w14:textId="77777777" w:rsidR="0075562F" w:rsidRPr="001340F9" w:rsidRDefault="0075562F" w:rsidP="0075562F">
            <w:pPr>
              <w:ind w:left="360"/>
              <w:rPr>
                <w:rFonts w:ascii="Times New Roman" w:eastAsia="Times New Roman" w:hAnsi="Times New Roman" w:cs="Times New Roman"/>
                <w:bCs/>
              </w:rPr>
            </w:pPr>
            <w:r w:rsidRPr="001340F9">
              <w:rPr>
                <w:rFonts w:ascii="Times New Roman" w:eastAsia="Times New Roman" w:hAnsi="Times New Roman" w:cs="Times New Roman"/>
                <w:bCs/>
              </w:rPr>
              <w:t>FAA Print Management</w:t>
            </w:r>
          </w:p>
        </w:tc>
        <w:tc>
          <w:tcPr>
            <w:tcW w:w="2216" w:type="dxa"/>
          </w:tcPr>
          <w:p w14:paraId="7D7FD04C" w14:textId="77777777" w:rsidR="0075562F" w:rsidRPr="001340F9" w:rsidRDefault="0075562F" w:rsidP="0075562F">
            <w:pPr>
              <w:ind w:left="360"/>
              <w:rPr>
                <w:rFonts w:ascii="Times New Roman" w:eastAsia="Times New Roman" w:hAnsi="Times New Roman" w:cs="Times New Roman"/>
                <w:bCs/>
              </w:rPr>
            </w:pPr>
            <w:r w:rsidRPr="001340F9">
              <w:rPr>
                <w:rFonts w:ascii="Times New Roman" w:eastAsia="Times New Roman" w:hAnsi="Times New Roman" w:cs="Times New Roman"/>
                <w:bCs/>
              </w:rPr>
              <w:t>Controlled Access</w:t>
            </w:r>
          </w:p>
        </w:tc>
      </w:tr>
      <w:tr w:rsidR="00AF4A37" w:rsidRPr="001340F9" w14:paraId="7FB014B0" w14:textId="77777777" w:rsidTr="00C6593E">
        <w:tc>
          <w:tcPr>
            <w:tcW w:w="2424" w:type="dxa"/>
          </w:tcPr>
          <w:p w14:paraId="3E457A7E" w14:textId="77D4B8C8" w:rsidR="00AF4A37" w:rsidRPr="001340F9" w:rsidRDefault="00AF4A37" w:rsidP="0075562F">
            <w:pPr>
              <w:ind w:left="360"/>
              <w:rPr>
                <w:rFonts w:ascii="Times New Roman" w:eastAsia="Times New Roman" w:hAnsi="Times New Roman" w:cs="Times New Roman"/>
                <w:bCs/>
              </w:rPr>
            </w:pPr>
            <w:r>
              <w:rPr>
                <w:rFonts w:ascii="Times New Roman" w:eastAsia="Times New Roman" w:hAnsi="Times New Roman" w:cs="Times New Roman"/>
                <w:bCs/>
              </w:rPr>
              <w:t>FAA Order 1770.68</w:t>
            </w:r>
          </w:p>
        </w:tc>
        <w:tc>
          <w:tcPr>
            <w:tcW w:w="4625" w:type="dxa"/>
          </w:tcPr>
          <w:p w14:paraId="0A790D3E" w14:textId="1C269206" w:rsidR="00AF4A37" w:rsidRPr="001340F9" w:rsidRDefault="00AF4A37" w:rsidP="0075562F">
            <w:pPr>
              <w:ind w:left="360"/>
              <w:rPr>
                <w:rFonts w:ascii="Times New Roman" w:eastAsia="Times New Roman" w:hAnsi="Times New Roman" w:cs="Times New Roman"/>
                <w:bCs/>
              </w:rPr>
            </w:pPr>
            <w:r>
              <w:rPr>
                <w:rFonts w:ascii="Times New Roman" w:eastAsia="Times New Roman" w:hAnsi="Times New Roman" w:cs="Times New Roman"/>
                <w:bCs/>
              </w:rPr>
              <w:t>Selection and Use of Time and Frequency Sources for all Systems, Services, and Applications Supporting NAS Operations</w:t>
            </w:r>
          </w:p>
        </w:tc>
        <w:tc>
          <w:tcPr>
            <w:tcW w:w="2216" w:type="dxa"/>
          </w:tcPr>
          <w:p w14:paraId="60FDB25A" w14:textId="7726158C" w:rsidR="00AF4A37" w:rsidRPr="001340F9" w:rsidRDefault="00AF4A37" w:rsidP="0075562F">
            <w:pPr>
              <w:ind w:left="360"/>
              <w:rPr>
                <w:rFonts w:ascii="Times New Roman" w:eastAsia="Times New Roman" w:hAnsi="Times New Roman" w:cs="Times New Roman"/>
                <w:bCs/>
              </w:rPr>
            </w:pPr>
            <w:r>
              <w:rPr>
                <w:rFonts w:ascii="Times New Roman" w:eastAsia="Times New Roman" w:hAnsi="Times New Roman" w:cs="Times New Roman"/>
                <w:bCs/>
              </w:rPr>
              <w:t>Controlled Access</w:t>
            </w:r>
          </w:p>
        </w:tc>
      </w:tr>
      <w:tr w:rsidR="0075562F" w:rsidRPr="001340F9" w14:paraId="6D2673A5" w14:textId="77777777" w:rsidTr="00C6593E">
        <w:tc>
          <w:tcPr>
            <w:tcW w:w="2424" w:type="dxa"/>
          </w:tcPr>
          <w:p w14:paraId="265C930E" w14:textId="77777777" w:rsidR="0075562F" w:rsidRPr="001340F9" w:rsidRDefault="0075562F" w:rsidP="0075562F">
            <w:pPr>
              <w:ind w:left="360"/>
              <w:rPr>
                <w:rFonts w:ascii="Times New Roman" w:eastAsia="Times New Roman" w:hAnsi="Times New Roman" w:cs="Times New Roman"/>
                <w:bCs/>
              </w:rPr>
            </w:pPr>
            <w:r w:rsidRPr="001340F9">
              <w:rPr>
                <w:rFonts w:ascii="Times New Roman" w:eastAsia="Times New Roman" w:hAnsi="Times New Roman" w:cs="Times New Roman"/>
                <w:bCs/>
              </w:rPr>
              <w:t>FAA Order 4600.27D</w:t>
            </w:r>
          </w:p>
        </w:tc>
        <w:tc>
          <w:tcPr>
            <w:tcW w:w="4625" w:type="dxa"/>
          </w:tcPr>
          <w:p w14:paraId="48824385" w14:textId="77777777" w:rsidR="0075562F" w:rsidRPr="001340F9" w:rsidRDefault="0075562F" w:rsidP="0075562F">
            <w:pPr>
              <w:ind w:left="360"/>
              <w:rPr>
                <w:rFonts w:ascii="Times New Roman" w:eastAsia="Times New Roman" w:hAnsi="Times New Roman" w:cs="Times New Roman"/>
                <w:bCs/>
              </w:rPr>
            </w:pPr>
            <w:r w:rsidRPr="001340F9">
              <w:rPr>
                <w:rFonts w:ascii="Times New Roman" w:eastAsia="Times New Roman" w:hAnsi="Times New Roman" w:cs="Times New Roman"/>
                <w:bCs/>
              </w:rPr>
              <w:t>Personal Property Asset Lifecycle Management</w:t>
            </w:r>
          </w:p>
        </w:tc>
        <w:tc>
          <w:tcPr>
            <w:tcW w:w="2216" w:type="dxa"/>
          </w:tcPr>
          <w:p w14:paraId="48653170" w14:textId="77777777" w:rsidR="0075562F" w:rsidRPr="001340F9" w:rsidRDefault="0075562F" w:rsidP="0075562F">
            <w:pPr>
              <w:ind w:left="360"/>
              <w:rPr>
                <w:rFonts w:ascii="Times New Roman" w:eastAsia="Times New Roman" w:hAnsi="Times New Roman" w:cs="Times New Roman"/>
                <w:bCs/>
              </w:rPr>
            </w:pPr>
            <w:r w:rsidRPr="001340F9">
              <w:rPr>
                <w:rFonts w:ascii="Times New Roman" w:eastAsia="Times New Roman" w:hAnsi="Times New Roman" w:cs="Times New Roman"/>
                <w:bCs/>
              </w:rPr>
              <w:t>Controlled Access</w:t>
            </w:r>
          </w:p>
        </w:tc>
      </w:tr>
      <w:tr w:rsidR="0075562F" w:rsidRPr="001340F9" w14:paraId="6ACC3C0B" w14:textId="77777777" w:rsidTr="00C6593E">
        <w:tc>
          <w:tcPr>
            <w:tcW w:w="2424" w:type="dxa"/>
          </w:tcPr>
          <w:p w14:paraId="772F7899" w14:textId="77777777" w:rsidR="0075562F" w:rsidRPr="001340F9" w:rsidRDefault="0075562F" w:rsidP="0075562F">
            <w:pPr>
              <w:ind w:left="360"/>
              <w:rPr>
                <w:rFonts w:ascii="Times New Roman" w:eastAsia="Times New Roman" w:hAnsi="Times New Roman" w:cs="Times New Roman"/>
                <w:bCs/>
              </w:rPr>
            </w:pPr>
            <w:r w:rsidRPr="001340F9">
              <w:rPr>
                <w:rFonts w:ascii="Times New Roman" w:eastAsia="Times New Roman" w:hAnsi="Times New Roman" w:cs="Times New Roman"/>
                <w:bCs/>
              </w:rPr>
              <w:t>FIPS 201-3</w:t>
            </w:r>
          </w:p>
        </w:tc>
        <w:tc>
          <w:tcPr>
            <w:tcW w:w="4625" w:type="dxa"/>
          </w:tcPr>
          <w:p w14:paraId="733288EE" w14:textId="77777777" w:rsidR="0075562F" w:rsidRPr="001340F9" w:rsidRDefault="0075562F" w:rsidP="0075562F">
            <w:pPr>
              <w:ind w:left="360"/>
              <w:rPr>
                <w:rFonts w:ascii="Times New Roman" w:eastAsia="Times New Roman" w:hAnsi="Times New Roman" w:cs="Times New Roman"/>
                <w:bCs/>
              </w:rPr>
            </w:pPr>
            <w:r w:rsidRPr="001340F9">
              <w:rPr>
                <w:rFonts w:ascii="Times New Roman" w:eastAsia="Times New Roman" w:hAnsi="Times New Roman" w:cs="Times New Roman"/>
                <w:bCs/>
              </w:rPr>
              <w:t>Personal Identify Verification (PIV) of Federal Employees and Contractors</w:t>
            </w:r>
          </w:p>
        </w:tc>
        <w:tc>
          <w:tcPr>
            <w:tcW w:w="2216" w:type="dxa"/>
          </w:tcPr>
          <w:p w14:paraId="74BBFC55" w14:textId="77777777" w:rsidR="0075562F" w:rsidRPr="001340F9" w:rsidRDefault="0075562F" w:rsidP="0075562F">
            <w:pPr>
              <w:ind w:left="360"/>
              <w:rPr>
                <w:rFonts w:ascii="Times New Roman" w:eastAsia="Times New Roman" w:hAnsi="Times New Roman" w:cs="Times New Roman"/>
                <w:bCs/>
              </w:rPr>
            </w:pPr>
            <w:r w:rsidRPr="001340F9">
              <w:rPr>
                <w:rFonts w:ascii="Times New Roman" w:eastAsia="Times New Roman" w:hAnsi="Times New Roman" w:cs="Times New Roman"/>
                <w:bCs/>
              </w:rPr>
              <w:t>Public Access</w:t>
            </w:r>
          </w:p>
        </w:tc>
      </w:tr>
      <w:tr w:rsidR="0075562F" w:rsidRPr="001340F9" w14:paraId="17E3C3BC" w14:textId="77777777" w:rsidTr="00C6593E">
        <w:tc>
          <w:tcPr>
            <w:tcW w:w="2424" w:type="dxa"/>
          </w:tcPr>
          <w:p w14:paraId="382852E1" w14:textId="77777777" w:rsidR="0075562F" w:rsidRPr="001340F9" w:rsidRDefault="0075562F" w:rsidP="0075562F">
            <w:pPr>
              <w:ind w:left="360"/>
              <w:rPr>
                <w:rFonts w:ascii="Times New Roman" w:eastAsia="Times New Roman" w:hAnsi="Times New Roman" w:cs="Times New Roman"/>
                <w:bCs/>
              </w:rPr>
            </w:pPr>
            <w:r w:rsidRPr="001340F9">
              <w:rPr>
                <w:rFonts w:ascii="Times New Roman" w:eastAsia="Times New Roman" w:hAnsi="Times New Roman" w:cs="Times New Roman"/>
                <w:bCs/>
              </w:rPr>
              <w:t>ISO 9001:2015</w:t>
            </w:r>
          </w:p>
        </w:tc>
        <w:tc>
          <w:tcPr>
            <w:tcW w:w="4625" w:type="dxa"/>
          </w:tcPr>
          <w:p w14:paraId="7E005654" w14:textId="77777777" w:rsidR="0075562F" w:rsidRPr="001340F9" w:rsidRDefault="0075562F" w:rsidP="0075562F">
            <w:pPr>
              <w:ind w:left="360"/>
              <w:rPr>
                <w:rFonts w:ascii="Times New Roman" w:eastAsia="Times New Roman" w:hAnsi="Times New Roman" w:cs="Times New Roman"/>
                <w:bCs/>
              </w:rPr>
            </w:pPr>
            <w:r w:rsidRPr="001340F9">
              <w:rPr>
                <w:rFonts w:ascii="Times New Roman" w:eastAsia="Times New Roman" w:hAnsi="Times New Roman" w:cs="Times New Roman"/>
                <w:bCs/>
              </w:rPr>
              <w:t>Quality Management Systems—Requirements</w:t>
            </w:r>
          </w:p>
        </w:tc>
        <w:tc>
          <w:tcPr>
            <w:tcW w:w="2216" w:type="dxa"/>
          </w:tcPr>
          <w:p w14:paraId="6DFCD77D" w14:textId="77777777" w:rsidR="0075562F" w:rsidRPr="001340F9" w:rsidRDefault="0075562F" w:rsidP="0075562F">
            <w:pPr>
              <w:ind w:left="360"/>
              <w:rPr>
                <w:rFonts w:ascii="Times New Roman" w:eastAsia="Times New Roman" w:hAnsi="Times New Roman" w:cs="Times New Roman"/>
                <w:bCs/>
              </w:rPr>
            </w:pPr>
            <w:r w:rsidRPr="001340F9">
              <w:rPr>
                <w:rFonts w:ascii="Times New Roman" w:eastAsia="Times New Roman" w:hAnsi="Times New Roman" w:cs="Times New Roman"/>
                <w:bCs/>
              </w:rPr>
              <w:t>Public Access</w:t>
            </w:r>
          </w:p>
        </w:tc>
      </w:tr>
      <w:tr w:rsidR="00AC0554" w:rsidRPr="001340F9" w14:paraId="0BA26ED1" w14:textId="77777777" w:rsidTr="00C6593E">
        <w:tc>
          <w:tcPr>
            <w:tcW w:w="2424" w:type="dxa"/>
          </w:tcPr>
          <w:p w14:paraId="7F501D11" w14:textId="04887F6C" w:rsidR="00AC0554" w:rsidRPr="001340F9" w:rsidRDefault="00AC0554" w:rsidP="0075562F">
            <w:pPr>
              <w:ind w:left="360"/>
              <w:rPr>
                <w:rFonts w:ascii="Times New Roman" w:eastAsia="Times New Roman" w:hAnsi="Times New Roman" w:cs="Times New Roman"/>
                <w:bCs/>
              </w:rPr>
            </w:pPr>
            <w:r>
              <w:rPr>
                <w:rFonts w:ascii="Times New Roman" w:eastAsia="Times New Roman" w:hAnsi="Times New Roman" w:cs="Times New Roman"/>
                <w:bCs/>
              </w:rPr>
              <w:t>NIST SP 800-53 Rev 5</w:t>
            </w:r>
          </w:p>
        </w:tc>
        <w:tc>
          <w:tcPr>
            <w:tcW w:w="4625" w:type="dxa"/>
          </w:tcPr>
          <w:p w14:paraId="3F781AEC" w14:textId="71A4B5A0" w:rsidR="00AC0554" w:rsidRPr="001340F9" w:rsidRDefault="00AC0554" w:rsidP="0075562F">
            <w:pPr>
              <w:ind w:left="360"/>
              <w:rPr>
                <w:rFonts w:ascii="Times New Roman" w:eastAsia="Times New Roman" w:hAnsi="Times New Roman" w:cs="Times New Roman"/>
                <w:bCs/>
              </w:rPr>
            </w:pPr>
            <w:r>
              <w:rPr>
                <w:rFonts w:ascii="Times New Roman" w:eastAsia="Times New Roman" w:hAnsi="Times New Roman" w:cs="Times New Roman"/>
                <w:bCs/>
              </w:rPr>
              <w:t>Security and Privacy Controls for Information Systems and Organizations</w:t>
            </w:r>
          </w:p>
        </w:tc>
        <w:tc>
          <w:tcPr>
            <w:tcW w:w="2216" w:type="dxa"/>
          </w:tcPr>
          <w:p w14:paraId="7DADB269" w14:textId="55B2E31A" w:rsidR="00AC0554" w:rsidRPr="001340F9" w:rsidRDefault="00AC0554" w:rsidP="0075562F">
            <w:pPr>
              <w:ind w:left="360"/>
              <w:rPr>
                <w:rFonts w:ascii="Times New Roman" w:eastAsia="Times New Roman" w:hAnsi="Times New Roman" w:cs="Times New Roman"/>
                <w:bCs/>
              </w:rPr>
            </w:pPr>
            <w:r>
              <w:rPr>
                <w:rFonts w:ascii="Times New Roman" w:eastAsia="Times New Roman" w:hAnsi="Times New Roman" w:cs="Times New Roman"/>
                <w:bCs/>
              </w:rPr>
              <w:t>Public Access</w:t>
            </w:r>
          </w:p>
        </w:tc>
      </w:tr>
      <w:tr w:rsidR="0075562F" w:rsidRPr="001340F9" w14:paraId="23C7FF2B" w14:textId="77777777" w:rsidTr="00C6593E">
        <w:tc>
          <w:tcPr>
            <w:tcW w:w="2424" w:type="dxa"/>
          </w:tcPr>
          <w:p w14:paraId="17D8B760" w14:textId="77777777" w:rsidR="0075562F" w:rsidRPr="001340F9" w:rsidRDefault="0075562F" w:rsidP="0075562F">
            <w:pPr>
              <w:ind w:left="360"/>
              <w:rPr>
                <w:rFonts w:ascii="Times New Roman" w:eastAsia="Times New Roman" w:hAnsi="Times New Roman" w:cs="Times New Roman"/>
                <w:bCs/>
              </w:rPr>
            </w:pPr>
            <w:r w:rsidRPr="001340F9">
              <w:rPr>
                <w:rFonts w:ascii="Times New Roman" w:eastAsia="Times New Roman" w:hAnsi="Times New Roman" w:cs="Times New Roman"/>
                <w:bCs/>
              </w:rPr>
              <w:t>NIST SP 800-73-4</w:t>
            </w:r>
          </w:p>
        </w:tc>
        <w:tc>
          <w:tcPr>
            <w:tcW w:w="4625" w:type="dxa"/>
          </w:tcPr>
          <w:p w14:paraId="6FFF9A90" w14:textId="77777777" w:rsidR="0075562F" w:rsidRPr="001340F9" w:rsidRDefault="0075562F" w:rsidP="0075562F">
            <w:pPr>
              <w:ind w:left="360"/>
              <w:rPr>
                <w:rFonts w:ascii="Times New Roman" w:eastAsia="Times New Roman" w:hAnsi="Times New Roman" w:cs="Times New Roman"/>
                <w:bCs/>
              </w:rPr>
            </w:pPr>
            <w:r w:rsidRPr="001340F9">
              <w:rPr>
                <w:rFonts w:ascii="Times New Roman" w:eastAsia="Times New Roman" w:hAnsi="Times New Roman" w:cs="Times New Roman"/>
                <w:bCs/>
              </w:rPr>
              <w:t>Interfaces for Personal Identity Verification</w:t>
            </w:r>
          </w:p>
        </w:tc>
        <w:tc>
          <w:tcPr>
            <w:tcW w:w="2216" w:type="dxa"/>
          </w:tcPr>
          <w:p w14:paraId="3BD98B76" w14:textId="77777777" w:rsidR="0075562F" w:rsidRPr="001340F9" w:rsidRDefault="0075562F" w:rsidP="0075562F">
            <w:pPr>
              <w:ind w:left="360"/>
              <w:rPr>
                <w:rFonts w:ascii="Times New Roman" w:eastAsia="Times New Roman" w:hAnsi="Times New Roman" w:cs="Times New Roman"/>
                <w:bCs/>
              </w:rPr>
            </w:pPr>
            <w:r w:rsidRPr="001340F9">
              <w:rPr>
                <w:rFonts w:ascii="Times New Roman" w:eastAsia="Times New Roman" w:hAnsi="Times New Roman" w:cs="Times New Roman"/>
                <w:bCs/>
              </w:rPr>
              <w:t>Public Access</w:t>
            </w:r>
          </w:p>
        </w:tc>
      </w:tr>
      <w:tr w:rsidR="0075562F" w:rsidRPr="001340F9" w14:paraId="273C8467" w14:textId="77777777" w:rsidTr="00C6593E">
        <w:tc>
          <w:tcPr>
            <w:tcW w:w="2424" w:type="dxa"/>
          </w:tcPr>
          <w:p w14:paraId="4A94CB2B" w14:textId="77777777" w:rsidR="0075562F" w:rsidRPr="001340F9" w:rsidRDefault="0075562F" w:rsidP="0075562F">
            <w:pPr>
              <w:ind w:left="360"/>
              <w:rPr>
                <w:rFonts w:ascii="Times New Roman" w:eastAsia="Times New Roman" w:hAnsi="Times New Roman" w:cs="Times New Roman"/>
                <w:bCs/>
              </w:rPr>
            </w:pPr>
            <w:r w:rsidRPr="001340F9">
              <w:rPr>
                <w:rFonts w:ascii="Times New Roman" w:eastAsia="Times New Roman" w:hAnsi="Times New Roman" w:cs="Times New Roman"/>
                <w:bCs/>
              </w:rPr>
              <w:t>OMB M-16-12</w:t>
            </w:r>
          </w:p>
        </w:tc>
        <w:tc>
          <w:tcPr>
            <w:tcW w:w="4625" w:type="dxa"/>
          </w:tcPr>
          <w:p w14:paraId="49431374" w14:textId="77777777" w:rsidR="0075562F" w:rsidRPr="001340F9" w:rsidRDefault="0075562F" w:rsidP="0075562F">
            <w:pPr>
              <w:ind w:left="360"/>
              <w:rPr>
                <w:rFonts w:ascii="Times New Roman" w:eastAsia="Times New Roman" w:hAnsi="Times New Roman" w:cs="Times New Roman"/>
                <w:bCs/>
              </w:rPr>
            </w:pPr>
            <w:r w:rsidRPr="001340F9">
              <w:rPr>
                <w:rFonts w:ascii="Times New Roman" w:eastAsia="Times New Roman" w:hAnsi="Times New Roman" w:cs="Times New Roman"/>
                <w:bCs/>
              </w:rPr>
              <w:t>Category Management Policy 16-1:  Improving the Acquisition and Management of Common Information Technology:  Software Licensing</w:t>
            </w:r>
          </w:p>
        </w:tc>
        <w:tc>
          <w:tcPr>
            <w:tcW w:w="2216" w:type="dxa"/>
          </w:tcPr>
          <w:p w14:paraId="2D4E1305" w14:textId="77777777" w:rsidR="0075562F" w:rsidRPr="001340F9" w:rsidRDefault="0075562F" w:rsidP="0075562F">
            <w:pPr>
              <w:ind w:left="360"/>
              <w:rPr>
                <w:rFonts w:ascii="Times New Roman" w:eastAsia="Times New Roman" w:hAnsi="Times New Roman" w:cs="Times New Roman"/>
                <w:bCs/>
              </w:rPr>
            </w:pPr>
            <w:r w:rsidRPr="001340F9">
              <w:rPr>
                <w:rFonts w:ascii="Times New Roman" w:eastAsia="Times New Roman" w:hAnsi="Times New Roman" w:cs="Times New Roman"/>
                <w:bCs/>
              </w:rPr>
              <w:t>Public Access</w:t>
            </w:r>
          </w:p>
        </w:tc>
      </w:tr>
      <w:tr w:rsidR="0075562F" w:rsidRPr="001340F9" w14:paraId="74E7004D" w14:textId="77777777" w:rsidTr="00C6593E">
        <w:tc>
          <w:tcPr>
            <w:tcW w:w="2424" w:type="dxa"/>
          </w:tcPr>
          <w:p w14:paraId="57B0383C" w14:textId="77777777" w:rsidR="0075562F" w:rsidRPr="001340F9" w:rsidRDefault="0075562F" w:rsidP="0075562F">
            <w:pPr>
              <w:ind w:left="360"/>
              <w:rPr>
                <w:rFonts w:ascii="Times New Roman" w:eastAsia="Times New Roman" w:hAnsi="Times New Roman" w:cs="Times New Roman"/>
                <w:bCs/>
              </w:rPr>
            </w:pPr>
            <w:r w:rsidRPr="001340F9">
              <w:rPr>
                <w:rFonts w:ascii="Times New Roman" w:eastAsia="Times New Roman" w:hAnsi="Times New Roman" w:cs="Times New Roman"/>
                <w:bCs/>
              </w:rPr>
              <w:t>OMB M-21-07</w:t>
            </w:r>
          </w:p>
        </w:tc>
        <w:tc>
          <w:tcPr>
            <w:tcW w:w="4625" w:type="dxa"/>
          </w:tcPr>
          <w:p w14:paraId="1E6A4751" w14:textId="77777777" w:rsidR="0075562F" w:rsidRPr="001340F9" w:rsidRDefault="0075562F" w:rsidP="0075562F">
            <w:pPr>
              <w:ind w:left="360"/>
              <w:rPr>
                <w:rFonts w:ascii="Times New Roman" w:eastAsia="Times New Roman" w:hAnsi="Times New Roman" w:cs="Times New Roman"/>
                <w:bCs/>
              </w:rPr>
            </w:pPr>
            <w:r w:rsidRPr="001340F9">
              <w:rPr>
                <w:rFonts w:ascii="Times New Roman" w:eastAsia="Times New Roman" w:hAnsi="Times New Roman" w:cs="Times New Roman"/>
                <w:bCs/>
              </w:rPr>
              <w:t>Completing the Transition to Internet Protocol Version 6 (IPv6)</w:t>
            </w:r>
          </w:p>
        </w:tc>
        <w:tc>
          <w:tcPr>
            <w:tcW w:w="2216" w:type="dxa"/>
          </w:tcPr>
          <w:p w14:paraId="6E3EA904" w14:textId="77777777" w:rsidR="0075562F" w:rsidRPr="001340F9" w:rsidRDefault="0075562F" w:rsidP="0075562F">
            <w:pPr>
              <w:ind w:left="360"/>
              <w:rPr>
                <w:rFonts w:ascii="Times New Roman" w:eastAsia="Times New Roman" w:hAnsi="Times New Roman" w:cs="Times New Roman"/>
                <w:bCs/>
              </w:rPr>
            </w:pPr>
            <w:r w:rsidRPr="001340F9">
              <w:rPr>
                <w:rFonts w:ascii="Times New Roman" w:eastAsia="Times New Roman" w:hAnsi="Times New Roman" w:cs="Times New Roman"/>
                <w:bCs/>
              </w:rPr>
              <w:t>Public Access</w:t>
            </w:r>
          </w:p>
        </w:tc>
      </w:tr>
      <w:tr w:rsidR="00326BB6" w:rsidRPr="001340F9" w14:paraId="1BB8F7F3" w14:textId="77777777" w:rsidTr="00C6593E">
        <w:tc>
          <w:tcPr>
            <w:tcW w:w="2424" w:type="dxa"/>
          </w:tcPr>
          <w:p w14:paraId="34E5A411" w14:textId="19BE078B" w:rsidR="00326BB6" w:rsidRPr="001340F9" w:rsidRDefault="00326BB6" w:rsidP="0075562F">
            <w:pPr>
              <w:ind w:left="360"/>
              <w:rPr>
                <w:rFonts w:ascii="Times New Roman" w:eastAsia="Times New Roman" w:hAnsi="Times New Roman" w:cs="Times New Roman"/>
                <w:bCs/>
              </w:rPr>
            </w:pPr>
            <w:r>
              <w:rPr>
                <w:rFonts w:ascii="Times New Roman" w:eastAsia="Times New Roman" w:hAnsi="Times New Roman" w:cs="Times New Roman"/>
                <w:bCs/>
              </w:rPr>
              <w:t>OMB M-22-18</w:t>
            </w:r>
          </w:p>
        </w:tc>
        <w:tc>
          <w:tcPr>
            <w:tcW w:w="4625" w:type="dxa"/>
          </w:tcPr>
          <w:p w14:paraId="68D3EDB9" w14:textId="21A2890D" w:rsidR="00326BB6" w:rsidRPr="001340F9" w:rsidRDefault="00326BB6" w:rsidP="0075562F">
            <w:pPr>
              <w:ind w:left="360"/>
              <w:rPr>
                <w:rFonts w:ascii="Times New Roman" w:eastAsia="Times New Roman" w:hAnsi="Times New Roman" w:cs="Times New Roman"/>
                <w:bCs/>
              </w:rPr>
            </w:pPr>
            <w:r>
              <w:rPr>
                <w:rFonts w:ascii="Times New Roman" w:eastAsia="Times New Roman" w:hAnsi="Times New Roman" w:cs="Times New Roman"/>
                <w:bCs/>
              </w:rPr>
              <w:t>Enhancing the Security of Software Supply Chain through Secure Software Development Practices</w:t>
            </w:r>
          </w:p>
        </w:tc>
        <w:tc>
          <w:tcPr>
            <w:tcW w:w="2216" w:type="dxa"/>
          </w:tcPr>
          <w:p w14:paraId="2553D256" w14:textId="6A11A632" w:rsidR="00326BB6" w:rsidRPr="001340F9" w:rsidRDefault="00326BB6" w:rsidP="0075562F">
            <w:pPr>
              <w:ind w:left="360"/>
              <w:rPr>
                <w:rFonts w:ascii="Times New Roman" w:eastAsia="Times New Roman" w:hAnsi="Times New Roman" w:cs="Times New Roman"/>
                <w:bCs/>
              </w:rPr>
            </w:pPr>
            <w:r>
              <w:rPr>
                <w:rFonts w:ascii="Times New Roman" w:eastAsia="Times New Roman" w:hAnsi="Times New Roman" w:cs="Times New Roman"/>
                <w:bCs/>
              </w:rPr>
              <w:t>Public Access</w:t>
            </w:r>
          </w:p>
        </w:tc>
      </w:tr>
      <w:tr w:rsidR="00904BC9" w:rsidRPr="001340F9" w14:paraId="0CE5922F" w14:textId="77777777" w:rsidTr="00C6593E">
        <w:tc>
          <w:tcPr>
            <w:tcW w:w="2424" w:type="dxa"/>
          </w:tcPr>
          <w:p w14:paraId="3F2EC996" w14:textId="6DDEB861" w:rsidR="00904BC9" w:rsidRDefault="00904BC9" w:rsidP="0075562F">
            <w:pPr>
              <w:ind w:left="360"/>
              <w:rPr>
                <w:rFonts w:ascii="Times New Roman" w:eastAsia="Times New Roman" w:hAnsi="Times New Roman" w:cs="Times New Roman"/>
                <w:bCs/>
              </w:rPr>
            </w:pPr>
            <w:r>
              <w:rPr>
                <w:rFonts w:ascii="Times New Roman" w:eastAsia="Times New Roman" w:hAnsi="Times New Roman" w:cs="Times New Roman"/>
                <w:bCs/>
              </w:rPr>
              <w:t>OMB M-23-13</w:t>
            </w:r>
          </w:p>
        </w:tc>
        <w:tc>
          <w:tcPr>
            <w:tcW w:w="4625" w:type="dxa"/>
          </w:tcPr>
          <w:p w14:paraId="00F85E6E" w14:textId="247A9A8A" w:rsidR="00904BC9" w:rsidRDefault="00904BC9" w:rsidP="0075562F">
            <w:pPr>
              <w:ind w:left="360"/>
              <w:rPr>
                <w:rFonts w:ascii="Times New Roman" w:eastAsia="Times New Roman" w:hAnsi="Times New Roman" w:cs="Times New Roman"/>
                <w:bCs/>
              </w:rPr>
            </w:pPr>
            <w:r>
              <w:rPr>
                <w:rFonts w:ascii="Times New Roman" w:eastAsia="Times New Roman" w:hAnsi="Times New Roman" w:cs="Times New Roman"/>
                <w:bCs/>
              </w:rPr>
              <w:t>No TikTok on Government Devices</w:t>
            </w:r>
          </w:p>
        </w:tc>
        <w:tc>
          <w:tcPr>
            <w:tcW w:w="2216" w:type="dxa"/>
          </w:tcPr>
          <w:p w14:paraId="534B5AC1" w14:textId="7E064652" w:rsidR="00904BC9" w:rsidRDefault="00904BC9" w:rsidP="0075562F">
            <w:pPr>
              <w:ind w:left="360"/>
              <w:rPr>
                <w:rFonts w:ascii="Times New Roman" w:eastAsia="Times New Roman" w:hAnsi="Times New Roman" w:cs="Times New Roman"/>
                <w:bCs/>
              </w:rPr>
            </w:pPr>
            <w:r>
              <w:rPr>
                <w:rFonts w:ascii="Times New Roman" w:eastAsia="Times New Roman" w:hAnsi="Times New Roman" w:cs="Times New Roman"/>
                <w:bCs/>
              </w:rPr>
              <w:t>Public Access</w:t>
            </w:r>
          </w:p>
        </w:tc>
      </w:tr>
      <w:tr w:rsidR="00326BB6" w:rsidRPr="001340F9" w14:paraId="48C460E7" w14:textId="77777777" w:rsidTr="00C6593E">
        <w:tc>
          <w:tcPr>
            <w:tcW w:w="2424" w:type="dxa"/>
          </w:tcPr>
          <w:p w14:paraId="523F6EB5" w14:textId="13DAF675" w:rsidR="00326BB6" w:rsidRPr="001340F9" w:rsidRDefault="00326BB6" w:rsidP="0075562F">
            <w:pPr>
              <w:ind w:left="360"/>
              <w:rPr>
                <w:rFonts w:ascii="Times New Roman" w:eastAsia="Times New Roman" w:hAnsi="Times New Roman" w:cs="Times New Roman"/>
                <w:bCs/>
              </w:rPr>
            </w:pPr>
            <w:r>
              <w:rPr>
                <w:rFonts w:ascii="Times New Roman" w:eastAsia="Times New Roman" w:hAnsi="Times New Roman" w:cs="Times New Roman"/>
                <w:bCs/>
              </w:rPr>
              <w:t>OMB M-23-16</w:t>
            </w:r>
          </w:p>
        </w:tc>
        <w:tc>
          <w:tcPr>
            <w:tcW w:w="4625" w:type="dxa"/>
          </w:tcPr>
          <w:p w14:paraId="6686EBB2" w14:textId="039B6317" w:rsidR="00326BB6" w:rsidRPr="001340F9" w:rsidRDefault="00326BB6" w:rsidP="0075562F">
            <w:pPr>
              <w:ind w:left="360"/>
              <w:rPr>
                <w:rFonts w:ascii="Times New Roman" w:eastAsia="Times New Roman" w:hAnsi="Times New Roman" w:cs="Times New Roman"/>
                <w:bCs/>
              </w:rPr>
            </w:pPr>
            <w:r>
              <w:rPr>
                <w:rFonts w:ascii="Times New Roman" w:eastAsia="Times New Roman" w:hAnsi="Times New Roman" w:cs="Times New Roman"/>
                <w:bCs/>
              </w:rPr>
              <w:t>Update to OMB M-22-18</w:t>
            </w:r>
          </w:p>
        </w:tc>
        <w:tc>
          <w:tcPr>
            <w:tcW w:w="2216" w:type="dxa"/>
          </w:tcPr>
          <w:p w14:paraId="610CF29D" w14:textId="73EB1B0A" w:rsidR="00326BB6" w:rsidRPr="001340F9" w:rsidRDefault="00326BB6" w:rsidP="0075562F">
            <w:pPr>
              <w:ind w:left="360"/>
              <w:rPr>
                <w:rFonts w:ascii="Times New Roman" w:eastAsia="Times New Roman" w:hAnsi="Times New Roman" w:cs="Times New Roman"/>
                <w:bCs/>
              </w:rPr>
            </w:pPr>
            <w:r>
              <w:rPr>
                <w:rFonts w:ascii="Times New Roman" w:eastAsia="Times New Roman" w:hAnsi="Times New Roman" w:cs="Times New Roman"/>
                <w:bCs/>
              </w:rPr>
              <w:t>Public Access</w:t>
            </w:r>
          </w:p>
        </w:tc>
      </w:tr>
      <w:tr w:rsidR="0075562F" w:rsidRPr="001340F9" w14:paraId="6DC50A10" w14:textId="77777777" w:rsidTr="00C6593E">
        <w:tc>
          <w:tcPr>
            <w:tcW w:w="2424" w:type="dxa"/>
          </w:tcPr>
          <w:p w14:paraId="5D0381EE" w14:textId="77777777" w:rsidR="0075562F" w:rsidRPr="001340F9" w:rsidRDefault="0075562F" w:rsidP="0075562F">
            <w:pPr>
              <w:ind w:left="360"/>
              <w:rPr>
                <w:rFonts w:ascii="Times New Roman" w:eastAsia="Times New Roman" w:hAnsi="Times New Roman" w:cs="Times New Roman"/>
                <w:bCs/>
              </w:rPr>
            </w:pPr>
            <w:r w:rsidRPr="001340F9">
              <w:rPr>
                <w:rFonts w:ascii="Times New Roman" w:eastAsia="Times New Roman" w:hAnsi="Times New Roman" w:cs="Times New Roman"/>
                <w:bCs/>
              </w:rPr>
              <w:t>Section 508</w:t>
            </w:r>
          </w:p>
        </w:tc>
        <w:tc>
          <w:tcPr>
            <w:tcW w:w="4625" w:type="dxa"/>
          </w:tcPr>
          <w:p w14:paraId="6A9C8051" w14:textId="77777777" w:rsidR="0075562F" w:rsidRPr="001340F9" w:rsidRDefault="0075562F" w:rsidP="0075562F">
            <w:pPr>
              <w:ind w:left="360"/>
              <w:rPr>
                <w:rFonts w:ascii="Times New Roman" w:eastAsia="Times New Roman" w:hAnsi="Times New Roman" w:cs="Times New Roman"/>
                <w:bCs/>
              </w:rPr>
            </w:pPr>
            <w:r w:rsidRPr="001340F9">
              <w:rPr>
                <w:rFonts w:ascii="Times New Roman" w:eastAsia="Times New Roman" w:hAnsi="Times New Roman" w:cs="Times New Roman"/>
                <w:bCs/>
              </w:rPr>
              <w:t>Section 508 of the Rehabilitation Act of 1973</w:t>
            </w:r>
          </w:p>
        </w:tc>
        <w:tc>
          <w:tcPr>
            <w:tcW w:w="2216" w:type="dxa"/>
          </w:tcPr>
          <w:p w14:paraId="10F3A31B" w14:textId="77777777" w:rsidR="0075562F" w:rsidRPr="001340F9" w:rsidRDefault="0075562F" w:rsidP="0075562F">
            <w:pPr>
              <w:ind w:left="360"/>
              <w:rPr>
                <w:rFonts w:ascii="Times New Roman" w:eastAsia="Times New Roman" w:hAnsi="Times New Roman" w:cs="Times New Roman"/>
                <w:bCs/>
              </w:rPr>
            </w:pPr>
            <w:r w:rsidRPr="001340F9">
              <w:rPr>
                <w:rFonts w:ascii="Times New Roman" w:eastAsia="Times New Roman" w:hAnsi="Times New Roman" w:cs="Times New Roman"/>
                <w:bCs/>
              </w:rPr>
              <w:t>Public Access</w:t>
            </w:r>
          </w:p>
        </w:tc>
      </w:tr>
    </w:tbl>
    <w:p w14:paraId="2AFBBA36" w14:textId="77777777" w:rsidR="00D51681" w:rsidRPr="0087114D" w:rsidRDefault="00D51681" w:rsidP="00D51681">
      <w:pPr>
        <w:rPr>
          <w:rFonts w:ascii="Times New Roman" w:hAnsi="Times New Roman" w:cs="Times New Roman"/>
          <w:bCs/>
        </w:rPr>
      </w:pPr>
    </w:p>
    <w:p w14:paraId="16236CE8" w14:textId="3FE5640C" w:rsidR="00D51681" w:rsidRPr="001340F9" w:rsidRDefault="00E56651" w:rsidP="00E34D29">
      <w:pPr>
        <w:pStyle w:val="Heading1"/>
        <w:ind w:left="0" w:firstLine="0"/>
      </w:pPr>
      <w:r>
        <w:lastRenderedPageBreak/>
        <w:t>IT REQUIR</w:t>
      </w:r>
      <w:r w:rsidR="003A018E">
        <w:t>E</w:t>
      </w:r>
      <w:r>
        <w:t xml:space="preserve">MENTS </w:t>
      </w:r>
    </w:p>
    <w:p w14:paraId="6815B81A" w14:textId="77777777" w:rsidR="00D51681" w:rsidRPr="0087114D" w:rsidRDefault="00D51681" w:rsidP="00D51681">
      <w:pPr>
        <w:rPr>
          <w:rFonts w:ascii="Times New Roman" w:hAnsi="Times New Roman" w:cs="Times New Roman"/>
          <w:b/>
        </w:rPr>
      </w:pPr>
    </w:p>
    <w:p w14:paraId="2444A3A6" w14:textId="453E2FFB" w:rsidR="00D51681" w:rsidRPr="00F422D9" w:rsidRDefault="005265FD" w:rsidP="003D3BD4">
      <w:pPr>
        <w:pStyle w:val="BodyText"/>
        <w:rPr>
          <w:sz w:val="24"/>
          <w:szCs w:val="24"/>
        </w:rPr>
      </w:pPr>
      <w:r>
        <w:rPr>
          <w:sz w:val="24"/>
          <w:szCs w:val="24"/>
        </w:rPr>
        <w:t xml:space="preserve">In accordance with Section B.2, </w:t>
      </w:r>
      <w:r w:rsidR="00D51681" w:rsidRPr="00F422D9">
        <w:rPr>
          <w:sz w:val="24"/>
          <w:szCs w:val="24"/>
        </w:rPr>
        <w:t xml:space="preserve">the Contractor must continuously demonstrate the ability to negotiate with a wide range of OEM’s to obtain the </w:t>
      </w:r>
      <w:r>
        <w:rPr>
          <w:sz w:val="24"/>
          <w:szCs w:val="24"/>
        </w:rPr>
        <w:t>FAA’s portfolio of products.</w:t>
      </w:r>
    </w:p>
    <w:p w14:paraId="5F0FE9A1" w14:textId="77777777" w:rsidR="00D51681" w:rsidRPr="00F422D9" w:rsidRDefault="00D51681" w:rsidP="003D3BD4">
      <w:pPr>
        <w:pStyle w:val="BodyText"/>
        <w:rPr>
          <w:sz w:val="24"/>
          <w:szCs w:val="24"/>
        </w:rPr>
      </w:pPr>
    </w:p>
    <w:p w14:paraId="0082BFED" w14:textId="7B84785E" w:rsidR="00D51681" w:rsidRDefault="00D51681" w:rsidP="003D3BD4">
      <w:pPr>
        <w:pStyle w:val="BodyText"/>
        <w:rPr>
          <w:sz w:val="24"/>
          <w:szCs w:val="24"/>
        </w:rPr>
      </w:pPr>
      <w:r w:rsidRPr="00F422D9">
        <w:rPr>
          <w:sz w:val="24"/>
          <w:szCs w:val="24"/>
        </w:rPr>
        <w:t xml:space="preserve">The Contractor must appoint a primary representative to work with the </w:t>
      </w:r>
      <w:r w:rsidR="00514610">
        <w:rPr>
          <w:sz w:val="24"/>
          <w:szCs w:val="24"/>
        </w:rPr>
        <w:t xml:space="preserve">ACQ </w:t>
      </w:r>
      <w:r w:rsidRPr="00F422D9">
        <w:rPr>
          <w:sz w:val="24"/>
          <w:szCs w:val="24"/>
        </w:rPr>
        <w:t xml:space="preserve">Contracting Officer (CO) and the </w:t>
      </w:r>
      <w:r w:rsidR="00514610">
        <w:rPr>
          <w:sz w:val="24"/>
          <w:szCs w:val="24"/>
        </w:rPr>
        <w:t xml:space="preserve">AIT </w:t>
      </w:r>
      <w:r w:rsidRPr="00F422D9">
        <w:rPr>
          <w:sz w:val="24"/>
          <w:szCs w:val="24"/>
        </w:rPr>
        <w:t>Contracting Officer's Representative (COR) to maintain and support this contract.  The CO reserve</w:t>
      </w:r>
      <w:r w:rsidR="00686FA4" w:rsidRPr="00F422D9">
        <w:rPr>
          <w:sz w:val="24"/>
          <w:szCs w:val="24"/>
        </w:rPr>
        <w:t>s</w:t>
      </w:r>
      <w:r w:rsidRPr="00F422D9">
        <w:rPr>
          <w:sz w:val="24"/>
          <w:szCs w:val="24"/>
        </w:rPr>
        <w:t xml:space="preserve"> the right to require a change in the Contractor’s primary representative</w:t>
      </w:r>
      <w:r w:rsidR="002D1372" w:rsidRPr="00F422D9">
        <w:rPr>
          <w:sz w:val="24"/>
          <w:szCs w:val="24"/>
        </w:rPr>
        <w:t xml:space="preserve"> for this contract</w:t>
      </w:r>
      <w:r w:rsidRPr="00F422D9">
        <w:rPr>
          <w:sz w:val="24"/>
          <w:szCs w:val="24"/>
        </w:rPr>
        <w:t xml:space="preserve"> if the assigned representative is</w:t>
      </w:r>
      <w:r w:rsidRPr="00F422D9">
        <w:rPr>
          <w:spacing w:val="1"/>
          <w:sz w:val="24"/>
          <w:szCs w:val="24"/>
        </w:rPr>
        <w:t xml:space="preserve"> </w:t>
      </w:r>
      <w:r w:rsidRPr="00F422D9">
        <w:rPr>
          <w:sz w:val="24"/>
          <w:szCs w:val="24"/>
        </w:rPr>
        <w:t>not,</w:t>
      </w:r>
      <w:r w:rsidRPr="00F422D9">
        <w:rPr>
          <w:spacing w:val="-1"/>
          <w:sz w:val="24"/>
          <w:szCs w:val="24"/>
        </w:rPr>
        <w:t xml:space="preserve"> </w:t>
      </w:r>
      <w:r w:rsidR="002D1372" w:rsidRPr="00F422D9">
        <w:rPr>
          <w:sz w:val="24"/>
          <w:szCs w:val="24"/>
        </w:rPr>
        <w:t>based on the determination of the CO</w:t>
      </w:r>
      <w:r w:rsidRPr="00F422D9">
        <w:rPr>
          <w:sz w:val="24"/>
          <w:szCs w:val="24"/>
        </w:rPr>
        <w:t xml:space="preserve">, </w:t>
      </w:r>
      <w:r w:rsidR="002D1372" w:rsidRPr="00F422D9">
        <w:rPr>
          <w:sz w:val="24"/>
          <w:szCs w:val="24"/>
        </w:rPr>
        <w:t>adequately performing the responsibilities and duties included in this contract and SOW.</w:t>
      </w:r>
    </w:p>
    <w:p w14:paraId="3602D36A" w14:textId="77777777" w:rsidR="00487662" w:rsidRDefault="00487662" w:rsidP="003D3BD4">
      <w:pPr>
        <w:pStyle w:val="BodyText"/>
        <w:rPr>
          <w:sz w:val="24"/>
          <w:szCs w:val="24"/>
        </w:rPr>
      </w:pPr>
    </w:p>
    <w:p w14:paraId="2F92A40E" w14:textId="1689B28C" w:rsidR="00487662" w:rsidRPr="00487662" w:rsidRDefault="00487662" w:rsidP="00487662">
      <w:pPr>
        <w:pStyle w:val="BodyText"/>
        <w:rPr>
          <w:sz w:val="24"/>
          <w:szCs w:val="24"/>
        </w:rPr>
      </w:pPr>
      <w:r w:rsidRPr="00487662">
        <w:rPr>
          <w:sz w:val="24"/>
          <w:szCs w:val="24"/>
        </w:rPr>
        <w:t xml:space="preserve">The </w:t>
      </w:r>
      <w:r>
        <w:rPr>
          <w:sz w:val="24"/>
          <w:szCs w:val="24"/>
        </w:rPr>
        <w:t>primary representatives</w:t>
      </w:r>
      <w:r w:rsidRPr="00487662">
        <w:rPr>
          <w:sz w:val="24"/>
          <w:szCs w:val="24"/>
        </w:rPr>
        <w:t xml:space="preserve"> duties </w:t>
      </w:r>
      <w:r w:rsidR="008B0A84">
        <w:rPr>
          <w:sz w:val="24"/>
          <w:szCs w:val="24"/>
        </w:rPr>
        <w:t>must</w:t>
      </w:r>
      <w:r>
        <w:rPr>
          <w:sz w:val="24"/>
          <w:szCs w:val="24"/>
        </w:rPr>
        <w:t xml:space="preserve"> include</w:t>
      </w:r>
      <w:r w:rsidRPr="00487662">
        <w:rPr>
          <w:sz w:val="24"/>
          <w:szCs w:val="24"/>
        </w:rPr>
        <w:t xml:space="preserve">, but </w:t>
      </w:r>
      <w:r>
        <w:rPr>
          <w:sz w:val="24"/>
          <w:szCs w:val="24"/>
        </w:rPr>
        <w:t xml:space="preserve">are </w:t>
      </w:r>
      <w:r w:rsidRPr="00487662">
        <w:rPr>
          <w:sz w:val="24"/>
          <w:szCs w:val="24"/>
        </w:rPr>
        <w:t>not limited to:</w:t>
      </w:r>
    </w:p>
    <w:p w14:paraId="27AC88F3" w14:textId="77777777" w:rsidR="00487662" w:rsidRPr="00487662" w:rsidRDefault="00487662" w:rsidP="00487662">
      <w:pPr>
        <w:pStyle w:val="BodyText"/>
        <w:numPr>
          <w:ilvl w:val="0"/>
          <w:numId w:val="56"/>
        </w:numPr>
        <w:rPr>
          <w:sz w:val="24"/>
          <w:szCs w:val="24"/>
        </w:rPr>
      </w:pPr>
      <w:r w:rsidRPr="00487662">
        <w:rPr>
          <w:sz w:val="24"/>
          <w:szCs w:val="24"/>
        </w:rPr>
        <w:t>Attending monthly meetings</w:t>
      </w:r>
    </w:p>
    <w:p w14:paraId="210EA048" w14:textId="77777777" w:rsidR="00487662" w:rsidRPr="00487662" w:rsidRDefault="00487662" w:rsidP="00487662">
      <w:pPr>
        <w:pStyle w:val="BodyText"/>
        <w:numPr>
          <w:ilvl w:val="0"/>
          <w:numId w:val="56"/>
        </w:numPr>
        <w:rPr>
          <w:sz w:val="24"/>
          <w:szCs w:val="24"/>
        </w:rPr>
      </w:pPr>
      <w:r w:rsidRPr="00487662">
        <w:rPr>
          <w:sz w:val="24"/>
          <w:szCs w:val="24"/>
        </w:rPr>
        <w:t>Ensuring all Contractor staff and partners are adequately trained</w:t>
      </w:r>
    </w:p>
    <w:p w14:paraId="4927A101" w14:textId="77777777" w:rsidR="00487662" w:rsidRPr="00487662" w:rsidRDefault="00487662" w:rsidP="00487662">
      <w:pPr>
        <w:pStyle w:val="BodyText"/>
        <w:numPr>
          <w:ilvl w:val="0"/>
          <w:numId w:val="56"/>
        </w:numPr>
        <w:rPr>
          <w:sz w:val="24"/>
          <w:szCs w:val="24"/>
        </w:rPr>
      </w:pPr>
      <w:r w:rsidRPr="00487662">
        <w:rPr>
          <w:sz w:val="24"/>
          <w:szCs w:val="24"/>
        </w:rPr>
        <w:t>Ensuring all reports are on time and accurate</w:t>
      </w:r>
    </w:p>
    <w:p w14:paraId="10587BB5" w14:textId="7B0220EA" w:rsidR="00487662" w:rsidRPr="00487662" w:rsidRDefault="00487662" w:rsidP="00487662">
      <w:pPr>
        <w:pStyle w:val="BodyText"/>
        <w:numPr>
          <w:ilvl w:val="0"/>
          <w:numId w:val="56"/>
        </w:numPr>
        <w:rPr>
          <w:sz w:val="24"/>
          <w:szCs w:val="24"/>
        </w:rPr>
      </w:pPr>
      <w:r w:rsidRPr="00487662">
        <w:rPr>
          <w:sz w:val="24"/>
          <w:szCs w:val="24"/>
        </w:rPr>
        <w:t xml:space="preserve">Respond to </w:t>
      </w:r>
      <w:r w:rsidR="001223C4" w:rsidRPr="00AD4145">
        <w:rPr>
          <w:sz w:val="24"/>
          <w:szCs w:val="24"/>
        </w:rPr>
        <w:t xml:space="preserve">Requests for Quotes </w:t>
      </w:r>
      <w:r w:rsidR="001223C4">
        <w:rPr>
          <w:sz w:val="24"/>
          <w:szCs w:val="24"/>
        </w:rPr>
        <w:t>(</w:t>
      </w:r>
      <w:r w:rsidRPr="00487662">
        <w:rPr>
          <w:sz w:val="24"/>
          <w:szCs w:val="24"/>
        </w:rPr>
        <w:t>RFQ’s</w:t>
      </w:r>
      <w:r w:rsidR="001223C4">
        <w:rPr>
          <w:sz w:val="24"/>
          <w:szCs w:val="24"/>
        </w:rPr>
        <w:t>)</w:t>
      </w:r>
      <w:r w:rsidRPr="00487662">
        <w:rPr>
          <w:sz w:val="24"/>
          <w:szCs w:val="24"/>
        </w:rPr>
        <w:t xml:space="preserve"> within the allotted timeframe</w:t>
      </w:r>
    </w:p>
    <w:p w14:paraId="2D8E8827" w14:textId="77777777" w:rsidR="00487662" w:rsidRPr="00487662" w:rsidRDefault="00487662" w:rsidP="00487662">
      <w:pPr>
        <w:pStyle w:val="BodyText"/>
        <w:numPr>
          <w:ilvl w:val="0"/>
          <w:numId w:val="56"/>
        </w:numPr>
        <w:rPr>
          <w:sz w:val="24"/>
          <w:szCs w:val="24"/>
        </w:rPr>
      </w:pPr>
      <w:r w:rsidRPr="00487662">
        <w:rPr>
          <w:sz w:val="24"/>
          <w:szCs w:val="24"/>
        </w:rPr>
        <w:t>Respond to customer issues in a timely manner and ensure an adequate resolution has been reached</w:t>
      </w:r>
    </w:p>
    <w:p w14:paraId="5009F8E3" w14:textId="77777777" w:rsidR="00487662" w:rsidRPr="00487662" w:rsidRDefault="00487662" w:rsidP="00487662">
      <w:pPr>
        <w:pStyle w:val="BodyText"/>
        <w:numPr>
          <w:ilvl w:val="0"/>
          <w:numId w:val="57"/>
        </w:numPr>
        <w:rPr>
          <w:sz w:val="24"/>
          <w:szCs w:val="24"/>
        </w:rPr>
      </w:pPr>
      <w:r w:rsidRPr="00487662">
        <w:rPr>
          <w:sz w:val="24"/>
          <w:szCs w:val="24"/>
        </w:rPr>
        <w:t>Sending all deliverables and quarterly payments to ACQ and AIT</w:t>
      </w:r>
    </w:p>
    <w:p w14:paraId="24A4B12B" w14:textId="77777777" w:rsidR="00487662" w:rsidRPr="00F422D9" w:rsidRDefault="00487662" w:rsidP="003D3BD4">
      <w:pPr>
        <w:pStyle w:val="BodyText"/>
        <w:rPr>
          <w:sz w:val="24"/>
          <w:szCs w:val="24"/>
        </w:rPr>
      </w:pPr>
    </w:p>
    <w:p w14:paraId="330992EF" w14:textId="55476C2B" w:rsidR="00A94AAD" w:rsidRDefault="00A94AAD">
      <w:pPr>
        <w:rPr>
          <w:rFonts w:ascii="Times New Roman" w:eastAsia="Times New Roman" w:hAnsi="Times New Roman" w:cs="Times New Roman"/>
          <w:sz w:val="24"/>
          <w:szCs w:val="24"/>
        </w:rPr>
      </w:pPr>
      <w:r>
        <w:rPr>
          <w:sz w:val="24"/>
          <w:szCs w:val="24"/>
        </w:rPr>
        <w:br w:type="page"/>
      </w:r>
    </w:p>
    <w:p w14:paraId="583EC5A3" w14:textId="18624913" w:rsidR="00E948BA" w:rsidRPr="001F17CB" w:rsidRDefault="00E948BA" w:rsidP="00E34D29">
      <w:pPr>
        <w:pStyle w:val="BodyText"/>
        <w:rPr>
          <w:b/>
          <w:bCs/>
          <w:sz w:val="28"/>
          <w:szCs w:val="28"/>
        </w:rPr>
      </w:pPr>
      <w:r w:rsidRPr="001F17CB">
        <w:rPr>
          <w:b/>
          <w:bCs/>
          <w:sz w:val="28"/>
          <w:szCs w:val="28"/>
        </w:rPr>
        <w:lastRenderedPageBreak/>
        <w:t>5.1</w:t>
      </w:r>
      <w:r w:rsidRPr="001F17CB">
        <w:rPr>
          <w:b/>
          <w:bCs/>
          <w:sz w:val="28"/>
          <w:szCs w:val="28"/>
        </w:rPr>
        <w:tab/>
      </w:r>
      <w:r w:rsidR="00346147">
        <w:rPr>
          <w:b/>
          <w:bCs/>
          <w:sz w:val="28"/>
          <w:szCs w:val="28"/>
        </w:rPr>
        <w:t>CONTRACT LINE ITEM NUMBERS</w:t>
      </w:r>
      <w:r w:rsidR="00DD57EE">
        <w:rPr>
          <w:b/>
          <w:bCs/>
          <w:sz w:val="28"/>
          <w:szCs w:val="28"/>
        </w:rPr>
        <w:t xml:space="preserve"> (CLINs)</w:t>
      </w:r>
    </w:p>
    <w:p w14:paraId="1DA66E33" w14:textId="77777777" w:rsidR="00E948BA" w:rsidRDefault="00E948BA" w:rsidP="003D3BD4">
      <w:pPr>
        <w:pStyle w:val="BodyText"/>
        <w:rPr>
          <w:sz w:val="24"/>
          <w:szCs w:val="24"/>
        </w:rPr>
      </w:pPr>
    </w:p>
    <w:p w14:paraId="3012B2A6" w14:textId="7DEAA286" w:rsidR="001F17CB" w:rsidRDefault="001F17CB" w:rsidP="003D3BD4">
      <w:pPr>
        <w:pStyle w:val="BodyText"/>
        <w:rPr>
          <w:sz w:val="24"/>
          <w:szCs w:val="24"/>
        </w:rPr>
      </w:pPr>
      <w:r>
        <w:rPr>
          <w:sz w:val="24"/>
          <w:szCs w:val="24"/>
        </w:rPr>
        <w:t xml:space="preserve">In addition to the above, this section requires the </w:t>
      </w:r>
      <w:r w:rsidR="00DD57EE">
        <w:rPr>
          <w:sz w:val="24"/>
          <w:szCs w:val="24"/>
        </w:rPr>
        <w:t xml:space="preserve">CLIN </w:t>
      </w:r>
      <w:r>
        <w:rPr>
          <w:sz w:val="24"/>
          <w:szCs w:val="24"/>
        </w:rPr>
        <w:t>establishment of categor</w:t>
      </w:r>
      <w:r w:rsidR="005C527B">
        <w:rPr>
          <w:sz w:val="24"/>
          <w:szCs w:val="24"/>
        </w:rPr>
        <w:t>ies</w:t>
      </w:r>
      <w:r w:rsidR="00DD57EE">
        <w:rPr>
          <w:sz w:val="24"/>
          <w:szCs w:val="24"/>
        </w:rPr>
        <w:t>/</w:t>
      </w:r>
      <w:r w:rsidR="00D308CB">
        <w:rPr>
          <w:sz w:val="24"/>
          <w:szCs w:val="24"/>
        </w:rPr>
        <w:t>sub-categories</w:t>
      </w:r>
      <w:r w:rsidR="005C527B">
        <w:rPr>
          <w:sz w:val="24"/>
          <w:szCs w:val="24"/>
        </w:rPr>
        <w:t xml:space="preserve">, category </w:t>
      </w:r>
      <w:r>
        <w:rPr>
          <w:sz w:val="24"/>
          <w:szCs w:val="24"/>
        </w:rPr>
        <w:t xml:space="preserve">descriptions and </w:t>
      </w:r>
      <w:r w:rsidR="00261AA6">
        <w:rPr>
          <w:sz w:val="24"/>
          <w:szCs w:val="24"/>
        </w:rPr>
        <w:t xml:space="preserve">associated category indicators as </w:t>
      </w:r>
      <w:r w:rsidR="005C527B">
        <w:rPr>
          <w:sz w:val="24"/>
          <w:szCs w:val="24"/>
        </w:rPr>
        <w:t>shown in the table below.  The category</w:t>
      </w:r>
      <w:r w:rsidR="00DD57EE">
        <w:rPr>
          <w:sz w:val="24"/>
          <w:szCs w:val="24"/>
        </w:rPr>
        <w:t>/sub-category</w:t>
      </w:r>
      <w:r w:rsidR="005C527B">
        <w:rPr>
          <w:sz w:val="24"/>
          <w:szCs w:val="24"/>
        </w:rPr>
        <w:t xml:space="preserve"> and associated indicator represent the OEM requirement.</w:t>
      </w:r>
      <w:r w:rsidR="00FB5942">
        <w:rPr>
          <w:sz w:val="24"/>
          <w:szCs w:val="24"/>
        </w:rPr>
        <w:t xml:space="preserve">  </w:t>
      </w:r>
      <w:r w:rsidR="00BE6801">
        <w:rPr>
          <w:sz w:val="24"/>
          <w:szCs w:val="24"/>
        </w:rPr>
        <w:t>Each category description is further defined in this SOW, Sections 6 thru 16</w:t>
      </w:r>
      <w:r w:rsidR="00D21C7F">
        <w:rPr>
          <w:sz w:val="24"/>
          <w:szCs w:val="24"/>
        </w:rPr>
        <w:t>.</w:t>
      </w:r>
    </w:p>
    <w:p w14:paraId="6A7D74E3" w14:textId="77777777" w:rsidR="00D21C7F" w:rsidRDefault="00D21C7F" w:rsidP="003D3BD4">
      <w:pPr>
        <w:pStyle w:val="BodyText"/>
        <w:rPr>
          <w:sz w:val="24"/>
          <w:szCs w:val="24"/>
        </w:rPr>
      </w:pPr>
    </w:p>
    <w:tbl>
      <w:tblPr>
        <w:tblW w:w="0" w:type="auto"/>
        <w:tblLook w:val="06A0" w:firstRow="1" w:lastRow="0" w:firstColumn="1" w:lastColumn="0" w:noHBand="1" w:noVBand="1"/>
      </w:tblPr>
      <w:tblGrid>
        <w:gridCol w:w="848"/>
        <w:gridCol w:w="1245"/>
        <w:gridCol w:w="1766"/>
        <w:gridCol w:w="2206"/>
        <w:gridCol w:w="1939"/>
        <w:gridCol w:w="1346"/>
      </w:tblGrid>
      <w:tr w:rsidR="002305A4" w14:paraId="253D9D0C" w14:textId="77777777" w:rsidTr="002305A4">
        <w:trPr>
          <w:trHeight w:val="600"/>
          <w:tblHeader/>
          <w:ins w:id="16" w:author="Burns, Willaton (FAA)" w:date="2026-07-23T08:57:00Z"/>
        </w:trPr>
        <w:tc>
          <w:tcPr>
            <w:tcW w:w="848" w:type="dxa"/>
            <w:tcBorders>
              <w:top w:val="single" w:sz="4" w:space="0" w:color="auto"/>
              <w:left w:val="single" w:sz="4" w:space="0" w:color="auto"/>
              <w:bottom w:val="single" w:sz="4" w:space="0" w:color="auto"/>
              <w:right w:val="single" w:sz="4" w:space="0" w:color="auto"/>
            </w:tcBorders>
            <w:shd w:val="clear" w:color="auto" w:fill="9BC2E6"/>
            <w:tcMar>
              <w:top w:w="15" w:type="dxa"/>
              <w:left w:w="15" w:type="dxa"/>
              <w:right w:w="15" w:type="dxa"/>
            </w:tcMar>
            <w:vAlign w:val="center"/>
          </w:tcPr>
          <w:p w14:paraId="539D90F9" w14:textId="77777777" w:rsidR="002305A4" w:rsidRDefault="002305A4" w:rsidP="00102221">
            <w:pPr>
              <w:spacing w:after="0"/>
              <w:jc w:val="center"/>
              <w:rPr>
                <w:ins w:id="17" w:author="Burns, Willaton (FAA)" w:date="2026-07-23T08:57:00Z" w16du:dateUtc="2026-07-23T12:57:00Z"/>
                <w:rFonts w:ascii="Calibri" w:eastAsia="Calibri" w:hAnsi="Calibri" w:cs="Calibri"/>
                <w:b/>
                <w:bCs/>
                <w:color w:val="000000" w:themeColor="text1"/>
              </w:rPr>
            </w:pPr>
            <w:ins w:id="18" w:author="Burns, Willaton (FAA)" w:date="2026-07-23T08:57:00Z" w16du:dateUtc="2026-07-23T12:57:00Z">
              <w:r w:rsidRPr="68A76D32">
                <w:rPr>
                  <w:rFonts w:ascii="Calibri" w:eastAsia="Calibri" w:hAnsi="Calibri" w:cs="Calibri"/>
                  <w:b/>
                  <w:bCs/>
                  <w:color w:val="000000" w:themeColor="text1"/>
                </w:rPr>
                <w:t>CLIN/ Category  #</w:t>
              </w:r>
            </w:ins>
          </w:p>
        </w:tc>
        <w:tc>
          <w:tcPr>
            <w:tcW w:w="1245" w:type="dxa"/>
            <w:tcBorders>
              <w:top w:val="single" w:sz="4" w:space="0" w:color="auto"/>
              <w:left w:val="single" w:sz="4" w:space="0" w:color="auto"/>
              <w:bottom w:val="single" w:sz="4" w:space="0" w:color="auto"/>
              <w:right w:val="single" w:sz="4" w:space="0" w:color="auto"/>
            </w:tcBorders>
            <w:shd w:val="clear" w:color="auto" w:fill="9BC2E6"/>
            <w:tcMar>
              <w:top w:w="15" w:type="dxa"/>
              <w:left w:w="15" w:type="dxa"/>
              <w:right w:w="15" w:type="dxa"/>
            </w:tcMar>
            <w:vAlign w:val="center"/>
          </w:tcPr>
          <w:p w14:paraId="5ECF835C" w14:textId="77777777" w:rsidR="002305A4" w:rsidRDefault="002305A4" w:rsidP="00102221">
            <w:pPr>
              <w:spacing w:after="0"/>
              <w:jc w:val="center"/>
              <w:rPr>
                <w:ins w:id="19" w:author="Burns, Willaton (FAA)" w:date="2026-07-23T08:57:00Z" w16du:dateUtc="2026-07-23T12:57:00Z"/>
                <w:rFonts w:ascii="Calibri" w:eastAsia="Calibri" w:hAnsi="Calibri" w:cs="Calibri"/>
                <w:b/>
                <w:bCs/>
                <w:color w:val="000000" w:themeColor="text1"/>
              </w:rPr>
            </w:pPr>
            <w:ins w:id="20" w:author="Burns, Willaton (FAA)" w:date="2026-07-23T08:57:00Z" w16du:dateUtc="2026-07-23T12:57:00Z">
              <w:r w:rsidRPr="68A76D32">
                <w:rPr>
                  <w:rFonts w:ascii="Calibri" w:eastAsia="Calibri" w:hAnsi="Calibri" w:cs="Calibri"/>
                  <w:b/>
                  <w:bCs/>
                  <w:color w:val="000000" w:themeColor="text1"/>
                </w:rPr>
                <w:t xml:space="preserve">Category </w:t>
              </w:r>
            </w:ins>
          </w:p>
        </w:tc>
        <w:tc>
          <w:tcPr>
            <w:tcW w:w="1766" w:type="dxa"/>
            <w:tcBorders>
              <w:top w:val="single" w:sz="4" w:space="0" w:color="auto"/>
              <w:left w:val="single" w:sz="4" w:space="0" w:color="auto"/>
              <w:bottom w:val="single" w:sz="4" w:space="0" w:color="auto"/>
              <w:right w:val="single" w:sz="4" w:space="0" w:color="auto"/>
            </w:tcBorders>
            <w:shd w:val="clear" w:color="auto" w:fill="9BC2E6"/>
            <w:tcMar>
              <w:top w:w="15" w:type="dxa"/>
              <w:left w:w="15" w:type="dxa"/>
              <w:right w:w="15" w:type="dxa"/>
            </w:tcMar>
            <w:vAlign w:val="center"/>
          </w:tcPr>
          <w:p w14:paraId="59EF57A2" w14:textId="77777777" w:rsidR="002305A4" w:rsidRDefault="002305A4" w:rsidP="00102221">
            <w:pPr>
              <w:spacing w:after="0"/>
              <w:jc w:val="center"/>
              <w:rPr>
                <w:ins w:id="21" w:author="Burns, Willaton (FAA)" w:date="2026-07-23T08:57:00Z" w16du:dateUtc="2026-07-23T12:57:00Z"/>
                <w:rFonts w:ascii="Calibri" w:eastAsia="Calibri" w:hAnsi="Calibri" w:cs="Calibri"/>
                <w:b/>
                <w:bCs/>
                <w:color w:val="000000" w:themeColor="text1"/>
              </w:rPr>
            </w:pPr>
            <w:ins w:id="22" w:author="Burns, Willaton (FAA)" w:date="2026-07-23T08:57:00Z" w16du:dateUtc="2026-07-23T12:57:00Z">
              <w:r w:rsidRPr="68A76D32">
                <w:rPr>
                  <w:rFonts w:ascii="Calibri" w:eastAsia="Calibri" w:hAnsi="Calibri" w:cs="Calibri"/>
                  <w:b/>
                  <w:bCs/>
                  <w:color w:val="000000" w:themeColor="text1"/>
                </w:rPr>
                <w:t>Sub-Category</w:t>
              </w:r>
            </w:ins>
          </w:p>
        </w:tc>
        <w:tc>
          <w:tcPr>
            <w:tcW w:w="2206" w:type="dxa"/>
            <w:tcBorders>
              <w:top w:val="single" w:sz="4" w:space="0" w:color="auto"/>
              <w:left w:val="single" w:sz="4" w:space="0" w:color="auto"/>
              <w:bottom w:val="single" w:sz="4" w:space="0" w:color="auto"/>
              <w:right w:val="single" w:sz="4" w:space="0" w:color="auto"/>
            </w:tcBorders>
            <w:shd w:val="clear" w:color="auto" w:fill="9BC2E6"/>
            <w:tcMar>
              <w:top w:w="15" w:type="dxa"/>
              <w:left w:w="15" w:type="dxa"/>
              <w:right w:w="15" w:type="dxa"/>
            </w:tcMar>
            <w:vAlign w:val="center"/>
          </w:tcPr>
          <w:p w14:paraId="4E01BB51" w14:textId="77777777" w:rsidR="002305A4" w:rsidRDefault="002305A4" w:rsidP="00102221">
            <w:pPr>
              <w:spacing w:after="0"/>
              <w:jc w:val="center"/>
              <w:rPr>
                <w:ins w:id="23" w:author="Burns, Willaton (FAA)" w:date="2026-07-23T08:57:00Z" w16du:dateUtc="2026-07-23T12:57:00Z"/>
                <w:rFonts w:ascii="Calibri" w:eastAsia="Calibri" w:hAnsi="Calibri" w:cs="Calibri"/>
                <w:b/>
                <w:bCs/>
                <w:color w:val="000000" w:themeColor="text1"/>
              </w:rPr>
            </w:pPr>
            <w:ins w:id="24" w:author="Burns, Willaton (FAA)" w:date="2026-07-23T08:57:00Z" w16du:dateUtc="2026-07-23T12:57:00Z">
              <w:r w:rsidRPr="68A76D32">
                <w:rPr>
                  <w:rFonts w:ascii="Calibri" w:eastAsia="Calibri" w:hAnsi="Calibri" w:cs="Calibri"/>
                  <w:b/>
                  <w:bCs/>
                  <w:color w:val="000000" w:themeColor="text1"/>
                </w:rPr>
                <w:t>Category/Item Description #1</w:t>
              </w:r>
            </w:ins>
          </w:p>
        </w:tc>
        <w:tc>
          <w:tcPr>
            <w:tcW w:w="1939" w:type="dxa"/>
            <w:tcBorders>
              <w:top w:val="single" w:sz="4" w:space="0" w:color="auto"/>
              <w:left w:val="single" w:sz="4" w:space="0" w:color="auto"/>
              <w:bottom w:val="single" w:sz="4" w:space="0" w:color="auto"/>
              <w:right w:val="single" w:sz="4" w:space="0" w:color="auto"/>
            </w:tcBorders>
            <w:shd w:val="clear" w:color="auto" w:fill="9BC2E6"/>
            <w:tcMar>
              <w:top w:w="15" w:type="dxa"/>
              <w:left w:w="15" w:type="dxa"/>
              <w:right w:w="15" w:type="dxa"/>
            </w:tcMar>
            <w:vAlign w:val="center"/>
          </w:tcPr>
          <w:p w14:paraId="337BE79F" w14:textId="77777777" w:rsidR="002305A4" w:rsidRDefault="002305A4" w:rsidP="00102221">
            <w:pPr>
              <w:spacing w:after="0"/>
              <w:jc w:val="center"/>
              <w:rPr>
                <w:ins w:id="25" w:author="Burns, Willaton (FAA)" w:date="2026-07-23T08:57:00Z" w16du:dateUtc="2026-07-23T12:57:00Z"/>
                <w:rFonts w:ascii="Calibri" w:eastAsia="Calibri" w:hAnsi="Calibri" w:cs="Calibri"/>
                <w:b/>
                <w:bCs/>
                <w:color w:val="000000" w:themeColor="text1"/>
              </w:rPr>
            </w:pPr>
            <w:ins w:id="26" w:author="Burns, Willaton (FAA)" w:date="2026-07-23T08:57:00Z" w16du:dateUtc="2026-07-23T12:57:00Z">
              <w:r w:rsidRPr="68A76D32">
                <w:rPr>
                  <w:rFonts w:ascii="Calibri" w:eastAsia="Calibri" w:hAnsi="Calibri" w:cs="Calibri"/>
                  <w:b/>
                  <w:bCs/>
                  <w:color w:val="000000" w:themeColor="text1"/>
                </w:rPr>
                <w:t>Category/Item Description #2</w:t>
              </w:r>
            </w:ins>
          </w:p>
        </w:tc>
        <w:tc>
          <w:tcPr>
            <w:tcW w:w="1346" w:type="dxa"/>
            <w:tcBorders>
              <w:top w:val="single" w:sz="4" w:space="0" w:color="auto"/>
              <w:left w:val="single" w:sz="4" w:space="0" w:color="auto"/>
              <w:bottom w:val="single" w:sz="4" w:space="0" w:color="auto"/>
              <w:right w:val="single" w:sz="4" w:space="0" w:color="auto"/>
            </w:tcBorders>
            <w:shd w:val="clear" w:color="auto" w:fill="9BC2E6"/>
            <w:tcMar>
              <w:top w:w="15" w:type="dxa"/>
              <w:left w:w="15" w:type="dxa"/>
              <w:right w:w="15" w:type="dxa"/>
            </w:tcMar>
            <w:vAlign w:val="center"/>
          </w:tcPr>
          <w:p w14:paraId="33718665" w14:textId="77777777" w:rsidR="002305A4" w:rsidRDefault="002305A4" w:rsidP="00102221">
            <w:pPr>
              <w:spacing w:after="0"/>
              <w:jc w:val="center"/>
              <w:rPr>
                <w:ins w:id="27" w:author="Burns, Willaton (FAA)" w:date="2026-07-23T08:57:00Z" w16du:dateUtc="2026-07-23T12:57:00Z"/>
                <w:rFonts w:ascii="Calibri" w:eastAsia="Calibri" w:hAnsi="Calibri" w:cs="Calibri"/>
                <w:b/>
                <w:bCs/>
                <w:color w:val="000000" w:themeColor="text1"/>
              </w:rPr>
            </w:pPr>
            <w:ins w:id="28" w:author="Burns, Willaton (FAA)" w:date="2026-07-23T08:57:00Z" w16du:dateUtc="2026-07-23T12:57:00Z">
              <w:r w:rsidRPr="68A76D32">
                <w:rPr>
                  <w:rFonts w:ascii="Calibri" w:eastAsia="Calibri" w:hAnsi="Calibri" w:cs="Calibri"/>
                  <w:b/>
                  <w:bCs/>
                  <w:color w:val="000000" w:themeColor="text1"/>
                </w:rPr>
                <w:t>Category Indicator</w:t>
              </w:r>
            </w:ins>
          </w:p>
        </w:tc>
      </w:tr>
      <w:tr w:rsidR="002305A4" w14:paraId="051EA8A6" w14:textId="77777777" w:rsidTr="002305A4">
        <w:trPr>
          <w:trHeight w:val="3270"/>
          <w:ins w:id="29" w:author="Burns, Willaton (FAA)" w:date="2026-07-23T08:57:00Z"/>
        </w:trPr>
        <w:tc>
          <w:tcPr>
            <w:tcW w:w="848" w:type="dxa"/>
            <w:tcBorders>
              <w:top w:val="single" w:sz="4" w:space="0" w:color="auto"/>
              <w:left w:val="single" w:sz="4" w:space="0" w:color="auto"/>
              <w:bottom w:val="single" w:sz="4" w:space="0" w:color="auto"/>
              <w:right w:val="single" w:sz="4" w:space="0" w:color="auto"/>
            </w:tcBorders>
            <w:tcMar>
              <w:top w:w="15" w:type="dxa"/>
              <w:left w:w="15" w:type="dxa"/>
              <w:right w:w="15" w:type="dxa"/>
            </w:tcMar>
          </w:tcPr>
          <w:p w14:paraId="47BE8C5B" w14:textId="77777777" w:rsidR="002305A4" w:rsidRDefault="002305A4" w:rsidP="00102221">
            <w:pPr>
              <w:spacing w:after="0"/>
              <w:jc w:val="center"/>
              <w:rPr>
                <w:ins w:id="30" w:author="Burns, Willaton (FAA)" w:date="2026-07-23T08:57:00Z" w16du:dateUtc="2026-07-23T12:57:00Z"/>
                <w:rFonts w:ascii="Calibri" w:eastAsia="Calibri" w:hAnsi="Calibri" w:cs="Calibri"/>
                <w:color w:val="000000" w:themeColor="text1"/>
              </w:rPr>
            </w:pPr>
            <w:ins w:id="31" w:author="Burns, Willaton (FAA)" w:date="2026-07-23T08:57:00Z" w16du:dateUtc="2026-07-23T12:57:00Z">
              <w:r w:rsidRPr="68A76D32">
                <w:rPr>
                  <w:rFonts w:ascii="Calibri" w:eastAsia="Calibri" w:hAnsi="Calibri" w:cs="Calibri"/>
                  <w:color w:val="000000" w:themeColor="text1"/>
                </w:rPr>
                <w:t>1</w:t>
              </w:r>
            </w:ins>
          </w:p>
        </w:tc>
        <w:tc>
          <w:tcPr>
            <w:tcW w:w="1245" w:type="dxa"/>
            <w:tcBorders>
              <w:top w:val="single" w:sz="4" w:space="0" w:color="auto"/>
              <w:left w:val="single" w:sz="4" w:space="0" w:color="auto"/>
              <w:bottom w:val="single" w:sz="4" w:space="0" w:color="auto"/>
              <w:right w:val="single" w:sz="4" w:space="0" w:color="auto"/>
            </w:tcBorders>
            <w:tcMar>
              <w:top w:w="15" w:type="dxa"/>
              <w:left w:w="15" w:type="dxa"/>
              <w:right w:w="15" w:type="dxa"/>
            </w:tcMar>
          </w:tcPr>
          <w:p w14:paraId="741B6555" w14:textId="77777777" w:rsidR="002305A4" w:rsidRDefault="002305A4" w:rsidP="00102221">
            <w:pPr>
              <w:spacing w:after="0"/>
              <w:rPr>
                <w:ins w:id="32" w:author="Burns, Willaton (FAA)" w:date="2026-07-23T08:57:00Z" w16du:dateUtc="2026-07-23T12:57:00Z"/>
                <w:rFonts w:ascii="Calibri" w:eastAsia="Calibri" w:hAnsi="Calibri" w:cs="Calibri"/>
                <w:color w:val="000000" w:themeColor="text1"/>
              </w:rPr>
            </w:pPr>
            <w:ins w:id="33" w:author="Burns, Willaton (FAA)" w:date="2026-07-23T08:57:00Z" w16du:dateUtc="2026-07-23T12:57:00Z">
              <w:r w:rsidRPr="68A76D32">
                <w:rPr>
                  <w:rFonts w:ascii="Calibri" w:eastAsia="Calibri" w:hAnsi="Calibri" w:cs="Calibri"/>
                  <w:color w:val="000000" w:themeColor="text1"/>
                </w:rPr>
                <w:t xml:space="preserve">NEW HW/SW                    </w:t>
              </w:r>
            </w:ins>
          </w:p>
        </w:tc>
        <w:tc>
          <w:tcPr>
            <w:tcW w:w="1766" w:type="dxa"/>
            <w:tcBorders>
              <w:top w:val="single" w:sz="4" w:space="0" w:color="auto"/>
              <w:left w:val="single" w:sz="4" w:space="0" w:color="auto"/>
              <w:bottom w:val="single" w:sz="4" w:space="0" w:color="auto"/>
              <w:right w:val="single" w:sz="4" w:space="0" w:color="auto"/>
            </w:tcBorders>
            <w:tcMar>
              <w:top w:w="15" w:type="dxa"/>
              <w:left w:w="15" w:type="dxa"/>
              <w:right w:w="15" w:type="dxa"/>
            </w:tcMar>
          </w:tcPr>
          <w:p w14:paraId="5A0B6BC2" w14:textId="77777777" w:rsidR="002305A4" w:rsidRDefault="002305A4" w:rsidP="00102221">
            <w:pPr>
              <w:spacing w:after="0"/>
              <w:rPr>
                <w:ins w:id="34" w:author="Burns, Willaton (FAA)" w:date="2026-07-23T08:57:00Z" w16du:dateUtc="2026-07-23T12:57:00Z"/>
              </w:rPr>
            </w:pPr>
          </w:p>
          <w:p w14:paraId="0331D150" w14:textId="77777777" w:rsidR="002305A4" w:rsidRDefault="002305A4" w:rsidP="00102221">
            <w:pPr>
              <w:spacing w:after="0"/>
              <w:rPr>
                <w:ins w:id="35" w:author="Burns, Willaton (FAA)" w:date="2026-07-23T08:57:00Z" w16du:dateUtc="2026-07-23T12:57:00Z"/>
                <w:rFonts w:ascii="Calibri" w:eastAsia="Calibri" w:hAnsi="Calibri" w:cs="Calibri"/>
                <w:color w:val="000000" w:themeColor="text1"/>
              </w:rPr>
            </w:pPr>
            <w:ins w:id="36" w:author="Burns, Willaton (FAA)" w:date="2026-07-23T08:57:00Z" w16du:dateUtc="2026-07-23T12:57:00Z">
              <w:r w:rsidRPr="68A76D32">
                <w:rPr>
                  <w:rFonts w:ascii="Calibri" w:eastAsia="Calibri" w:hAnsi="Calibri" w:cs="Calibri"/>
                  <w:color w:val="000000" w:themeColor="text1"/>
                </w:rPr>
                <w:t xml:space="preserve">Hardware equipment </w:t>
              </w:r>
              <w:r>
                <w:br/>
              </w:r>
              <w:r w:rsidRPr="68A76D32">
                <w:rPr>
                  <w:rFonts w:ascii="Calibri" w:eastAsia="Calibri" w:hAnsi="Calibri" w:cs="Calibri"/>
                  <w:color w:val="000000" w:themeColor="text1"/>
                </w:rPr>
                <w:t xml:space="preserve">Software license types, software subscriptions                    </w:t>
              </w:r>
            </w:ins>
          </w:p>
        </w:tc>
        <w:tc>
          <w:tcPr>
            <w:tcW w:w="2206" w:type="dxa"/>
            <w:tcBorders>
              <w:top w:val="single" w:sz="4" w:space="0" w:color="auto"/>
              <w:left w:val="single" w:sz="4" w:space="0" w:color="auto"/>
              <w:bottom w:val="single" w:sz="4" w:space="0" w:color="auto"/>
              <w:right w:val="single" w:sz="4" w:space="0" w:color="auto"/>
            </w:tcBorders>
            <w:tcMar>
              <w:top w:w="15" w:type="dxa"/>
              <w:left w:w="15" w:type="dxa"/>
              <w:right w:w="15" w:type="dxa"/>
            </w:tcMar>
          </w:tcPr>
          <w:p w14:paraId="2937A9C1" w14:textId="77777777" w:rsidR="002305A4" w:rsidRDefault="002305A4" w:rsidP="00102221">
            <w:pPr>
              <w:spacing w:after="0"/>
              <w:rPr>
                <w:ins w:id="37" w:author="Burns, Willaton (FAA)" w:date="2026-07-23T08:57:00Z" w16du:dateUtc="2026-07-23T12:57:00Z"/>
                <w:rFonts w:ascii="Calibri" w:eastAsia="Calibri" w:hAnsi="Calibri" w:cs="Calibri"/>
                <w:color w:val="000000" w:themeColor="text1"/>
              </w:rPr>
            </w:pPr>
            <w:ins w:id="38" w:author="Burns, Willaton (FAA)" w:date="2026-07-23T08:57:00Z" w16du:dateUtc="2026-07-23T12:57:00Z">
              <w:r w:rsidRPr="68A76D32">
                <w:rPr>
                  <w:rFonts w:ascii="Calibri" w:eastAsia="Calibri" w:hAnsi="Calibri" w:cs="Calibri"/>
                  <w:color w:val="000000" w:themeColor="text1"/>
                </w:rPr>
                <w:t>Personal Computing Devices, Network Infrastructure Components, Computer Peripherals, Accessories, Audio/Visual Equip, Misc. Equip/Components that direclty support complete product solutions, COTS software license incl tier/qty levels, Enterprise License Agreement (ELA), Unlimited License Agreement (ULA), intial maint/warranty/24x7 support</w:t>
              </w:r>
            </w:ins>
          </w:p>
        </w:tc>
        <w:tc>
          <w:tcPr>
            <w:tcW w:w="1939" w:type="dxa"/>
            <w:tcBorders>
              <w:top w:val="single" w:sz="4" w:space="0" w:color="auto"/>
              <w:left w:val="single" w:sz="4" w:space="0" w:color="auto"/>
              <w:bottom w:val="single" w:sz="4" w:space="0" w:color="auto"/>
              <w:right w:val="single" w:sz="4" w:space="0" w:color="auto"/>
            </w:tcBorders>
            <w:tcMar>
              <w:top w:w="15" w:type="dxa"/>
              <w:left w:w="15" w:type="dxa"/>
              <w:right w:w="15" w:type="dxa"/>
            </w:tcMar>
          </w:tcPr>
          <w:p w14:paraId="577813BA" w14:textId="77777777" w:rsidR="002305A4" w:rsidRDefault="002305A4" w:rsidP="00102221">
            <w:pPr>
              <w:spacing w:after="0"/>
              <w:rPr>
                <w:ins w:id="39" w:author="Burns, Willaton (FAA)" w:date="2026-07-23T08:57:00Z" w16du:dateUtc="2026-07-23T12:57:00Z"/>
                <w:rFonts w:ascii="Calibri" w:eastAsia="Calibri" w:hAnsi="Calibri" w:cs="Calibri"/>
                <w:color w:val="000000" w:themeColor="text1"/>
              </w:rPr>
            </w:pPr>
            <w:ins w:id="40" w:author="Burns, Willaton (FAA)" w:date="2026-07-23T08:57:00Z" w16du:dateUtc="2026-07-23T12:57:00Z">
              <w:r w:rsidRPr="68A76D32">
                <w:rPr>
                  <w:rFonts w:ascii="Calibri" w:eastAsia="Calibri" w:hAnsi="Calibri" w:cs="Calibri"/>
                  <w:color w:val="000000" w:themeColor="text1"/>
                </w:rPr>
                <w:t xml:space="preserve">Additional items that will be required for the new purchase: Hardware Asset tags, Hardware Install (incl delivery), Hardware warranty (new, extended, onsite warranty services).                                            Non-product HW/SW items with varying price </w:t>
              </w:r>
            </w:ins>
          </w:p>
        </w:tc>
        <w:tc>
          <w:tcPr>
            <w:tcW w:w="1346" w:type="dxa"/>
            <w:tcBorders>
              <w:top w:val="single" w:sz="4" w:space="0" w:color="auto"/>
              <w:left w:val="single" w:sz="4" w:space="0" w:color="auto"/>
              <w:bottom w:val="single" w:sz="4" w:space="0" w:color="auto"/>
              <w:right w:val="single" w:sz="4" w:space="0" w:color="auto"/>
            </w:tcBorders>
            <w:tcMar>
              <w:top w:w="15" w:type="dxa"/>
              <w:left w:w="15" w:type="dxa"/>
              <w:right w:w="15" w:type="dxa"/>
            </w:tcMar>
          </w:tcPr>
          <w:p w14:paraId="3499A368" w14:textId="77777777" w:rsidR="002305A4" w:rsidRDefault="002305A4" w:rsidP="00102221">
            <w:pPr>
              <w:spacing w:after="0"/>
              <w:rPr>
                <w:ins w:id="41" w:author="Burns, Willaton (FAA)" w:date="2026-07-23T08:57:00Z" w16du:dateUtc="2026-07-23T12:57:00Z"/>
                <w:rFonts w:ascii="Calibri" w:eastAsia="Calibri" w:hAnsi="Calibri" w:cs="Calibri"/>
                <w:color w:val="000000" w:themeColor="text1"/>
              </w:rPr>
            </w:pPr>
            <w:ins w:id="42" w:author="Burns, Willaton (FAA)" w:date="2026-07-23T08:57:00Z" w16du:dateUtc="2026-07-23T12:57:00Z">
              <w:r w:rsidRPr="68A76D32">
                <w:rPr>
                  <w:rFonts w:ascii="Calibri" w:eastAsia="Calibri" w:hAnsi="Calibri" w:cs="Calibri"/>
                  <w:color w:val="000000" w:themeColor="text1"/>
                </w:rPr>
                <w:t xml:space="preserve">(A)sset Tags </w:t>
              </w:r>
              <w:r>
                <w:br/>
              </w:r>
              <w:r w:rsidRPr="68A76D32">
                <w:rPr>
                  <w:rFonts w:ascii="Calibri" w:eastAsia="Calibri" w:hAnsi="Calibri" w:cs="Calibri"/>
                  <w:color w:val="000000" w:themeColor="text1"/>
                </w:rPr>
                <w:t>(H)ardware</w:t>
              </w:r>
              <w:r>
                <w:br/>
              </w:r>
              <w:r w:rsidRPr="68A76D32">
                <w:rPr>
                  <w:rFonts w:ascii="Calibri" w:eastAsia="Calibri" w:hAnsi="Calibri" w:cs="Calibri"/>
                  <w:color w:val="000000" w:themeColor="text1"/>
                </w:rPr>
                <w:t xml:space="preserve"> (I)nstall HW</w:t>
              </w:r>
              <w:r>
                <w:br/>
              </w:r>
              <w:r w:rsidRPr="68A76D32">
                <w:rPr>
                  <w:rFonts w:ascii="Calibri" w:eastAsia="Calibri" w:hAnsi="Calibri" w:cs="Calibri"/>
                  <w:color w:val="000000" w:themeColor="text1"/>
                </w:rPr>
                <w:t xml:space="preserve"> (S)oftware</w:t>
              </w:r>
              <w:r>
                <w:br/>
              </w:r>
              <w:r w:rsidRPr="68A76D32">
                <w:rPr>
                  <w:rFonts w:ascii="Calibri" w:eastAsia="Calibri" w:hAnsi="Calibri" w:cs="Calibri"/>
                  <w:color w:val="000000" w:themeColor="text1"/>
                </w:rPr>
                <w:t xml:space="preserve"> (W)arranty          </w:t>
              </w:r>
              <w:r>
                <w:br/>
              </w:r>
              <w:r w:rsidRPr="68A76D32">
                <w:rPr>
                  <w:rFonts w:ascii="Calibri" w:eastAsia="Calibri" w:hAnsi="Calibri" w:cs="Calibri"/>
                  <w:color w:val="000000" w:themeColor="text1"/>
                </w:rPr>
                <w:t>(Z) Non-product item</w:t>
              </w:r>
            </w:ins>
          </w:p>
        </w:tc>
      </w:tr>
      <w:tr w:rsidR="002305A4" w14:paraId="42FAF2F6" w14:textId="77777777" w:rsidTr="002305A4">
        <w:trPr>
          <w:trHeight w:val="1605"/>
          <w:ins w:id="43" w:author="Burns, Willaton (FAA)" w:date="2026-07-23T08:57:00Z"/>
        </w:trPr>
        <w:tc>
          <w:tcPr>
            <w:tcW w:w="848" w:type="dxa"/>
            <w:tcBorders>
              <w:top w:val="single" w:sz="4" w:space="0" w:color="auto"/>
              <w:left w:val="single" w:sz="4" w:space="0" w:color="auto"/>
              <w:bottom w:val="single" w:sz="4" w:space="0" w:color="auto"/>
              <w:right w:val="single" w:sz="4" w:space="0" w:color="auto"/>
            </w:tcBorders>
            <w:tcMar>
              <w:top w:w="15" w:type="dxa"/>
              <w:left w:w="15" w:type="dxa"/>
              <w:right w:w="15" w:type="dxa"/>
            </w:tcMar>
          </w:tcPr>
          <w:p w14:paraId="04388FF2" w14:textId="77777777" w:rsidR="002305A4" w:rsidRDefault="002305A4" w:rsidP="00102221">
            <w:pPr>
              <w:spacing w:after="0"/>
              <w:jc w:val="center"/>
              <w:rPr>
                <w:ins w:id="44" w:author="Burns, Willaton (FAA)" w:date="2026-07-23T08:57:00Z" w16du:dateUtc="2026-07-23T12:57:00Z"/>
                <w:rFonts w:ascii="Calibri" w:eastAsia="Calibri" w:hAnsi="Calibri" w:cs="Calibri"/>
                <w:color w:val="000000" w:themeColor="text1"/>
              </w:rPr>
            </w:pPr>
            <w:ins w:id="45" w:author="Burns, Willaton (FAA)" w:date="2026-07-23T08:57:00Z" w16du:dateUtc="2026-07-23T12:57:00Z">
              <w:r w:rsidRPr="68A76D32">
                <w:rPr>
                  <w:rFonts w:ascii="Calibri" w:eastAsia="Calibri" w:hAnsi="Calibri" w:cs="Calibri"/>
                  <w:color w:val="000000" w:themeColor="text1"/>
                </w:rPr>
                <w:t>2</w:t>
              </w:r>
            </w:ins>
          </w:p>
        </w:tc>
        <w:tc>
          <w:tcPr>
            <w:tcW w:w="1245" w:type="dxa"/>
            <w:tcBorders>
              <w:top w:val="single" w:sz="4" w:space="0" w:color="auto"/>
              <w:left w:val="single" w:sz="4" w:space="0" w:color="auto"/>
              <w:bottom w:val="single" w:sz="4" w:space="0" w:color="auto"/>
              <w:right w:val="single" w:sz="4" w:space="0" w:color="auto"/>
            </w:tcBorders>
            <w:tcMar>
              <w:top w:w="15" w:type="dxa"/>
              <w:left w:w="15" w:type="dxa"/>
              <w:right w:w="15" w:type="dxa"/>
            </w:tcMar>
          </w:tcPr>
          <w:p w14:paraId="08F6EDC4" w14:textId="77777777" w:rsidR="002305A4" w:rsidRDefault="002305A4" w:rsidP="00102221">
            <w:pPr>
              <w:spacing w:after="0"/>
              <w:rPr>
                <w:ins w:id="46" w:author="Burns, Willaton (FAA)" w:date="2026-07-23T08:57:00Z" w16du:dateUtc="2026-07-23T12:57:00Z"/>
                <w:rFonts w:ascii="Calibri" w:eastAsia="Calibri" w:hAnsi="Calibri" w:cs="Calibri"/>
                <w:color w:val="000000" w:themeColor="text1"/>
              </w:rPr>
            </w:pPr>
            <w:ins w:id="47" w:author="Burns, Willaton (FAA)" w:date="2026-07-23T08:57:00Z" w16du:dateUtc="2026-07-23T12:57:00Z">
              <w:r w:rsidRPr="68A76D32">
                <w:rPr>
                  <w:rFonts w:ascii="Calibri" w:eastAsia="Calibri" w:hAnsi="Calibri" w:cs="Calibri"/>
                  <w:color w:val="000000" w:themeColor="text1"/>
                </w:rPr>
                <w:t>ANNUAL HW/SW</w:t>
              </w:r>
              <w:r>
                <w:br/>
              </w:r>
              <w:r w:rsidRPr="68A76D32">
                <w:rPr>
                  <w:rFonts w:ascii="Calibri" w:eastAsia="Calibri" w:hAnsi="Calibri" w:cs="Calibri"/>
                  <w:color w:val="000000" w:themeColor="text1"/>
                </w:rPr>
                <w:t xml:space="preserve">           </w:t>
              </w:r>
            </w:ins>
          </w:p>
        </w:tc>
        <w:tc>
          <w:tcPr>
            <w:tcW w:w="1766" w:type="dxa"/>
            <w:tcBorders>
              <w:top w:val="single" w:sz="4" w:space="0" w:color="auto"/>
              <w:left w:val="single" w:sz="4" w:space="0" w:color="auto"/>
              <w:bottom w:val="single" w:sz="4" w:space="0" w:color="auto"/>
              <w:right w:val="single" w:sz="4" w:space="0" w:color="auto"/>
            </w:tcBorders>
            <w:tcMar>
              <w:top w:w="15" w:type="dxa"/>
              <w:left w:w="15" w:type="dxa"/>
              <w:right w:w="15" w:type="dxa"/>
            </w:tcMar>
          </w:tcPr>
          <w:p w14:paraId="040C2A2F" w14:textId="77777777" w:rsidR="002305A4" w:rsidRDefault="002305A4" w:rsidP="00102221">
            <w:pPr>
              <w:spacing w:after="0"/>
              <w:rPr>
                <w:ins w:id="48" w:author="Burns, Willaton (FAA)" w:date="2026-07-23T08:57:00Z" w16du:dateUtc="2026-07-23T12:57:00Z"/>
              </w:rPr>
            </w:pPr>
          </w:p>
          <w:p w14:paraId="61BB0678" w14:textId="77777777" w:rsidR="002305A4" w:rsidRDefault="002305A4" w:rsidP="00102221">
            <w:pPr>
              <w:spacing w:after="0"/>
              <w:rPr>
                <w:ins w:id="49" w:author="Burns, Willaton (FAA)" w:date="2026-07-23T08:57:00Z" w16du:dateUtc="2026-07-23T12:57:00Z"/>
                <w:rFonts w:ascii="Calibri" w:eastAsia="Calibri" w:hAnsi="Calibri" w:cs="Calibri"/>
                <w:color w:val="000000" w:themeColor="text1"/>
              </w:rPr>
            </w:pPr>
            <w:ins w:id="50" w:author="Burns, Willaton (FAA)" w:date="2026-07-23T08:57:00Z" w16du:dateUtc="2026-07-23T12:57:00Z">
              <w:r w:rsidRPr="68A76D32">
                <w:rPr>
                  <w:rFonts w:ascii="Calibri" w:eastAsia="Calibri" w:hAnsi="Calibri" w:cs="Calibri"/>
                  <w:color w:val="000000" w:themeColor="text1"/>
                </w:rPr>
                <w:t xml:space="preserve">HW Maintenance, 24X7 support </w:t>
              </w:r>
              <w:r>
                <w:br/>
              </w:r>
              <w:r w:rsidRPr="68A76D32">
                <w:rPr>
                  <w:rFonts w:ascii="Calibri" w:eastAsia="Calibri" w:hAnsi="Calibri" w:cs="Calibri"/>
                  <w:color w:val="000000" w:themeColor="text1"/>
                </w:rPr>
                <w:t xml:space="preserve">SW Renewals, Maintenance, 24x7 support          </w:t>
              </w:r>
            </w:ins>
          </w:p>
        </w:tc>
        <w:tc>
          <w:tcPr>
            <w:tcW w:w="2206" w:type="dxa"/>
            <w:tcBorders>
              <w:top w:val="single" w:sz="4" w:space="0" w:color="auto"/>
              <w:left w:val="single" w:sz="4" w:space="0" w:color="auto"/>
              <w:bottom w:val="single" w:sz="4" w:space="0" w:color="auto"/>
              <w:right w:val="single" w:sz="4" w:space="0" w:color="auto"/>
            </w:tcBorders>
            <w:tcMar>
              <w:top w:w="15" w:type="dxa"/>
              <w:left w:w="15" w:type="dxa"/>
              <w:right w:w="15" w:type="dxa"/>
            </w:tcMar>
          </w:tcPr>
          <w:p w14:paraId="5EF408AD" w14:textId="77777777" w:rsidR="002305A4" w:rsidRDefault="002305A4" w:rsidP="00102221">
            <w:pPr>
              <w:spacing w:after="0"/>
              <w:rPr>
                <w:ins w:id="51" w:author="Burns, Willaton (FAA)" w:date="2026-07-23T08:57:00Z" w16du:dateUtc="2026-07-23T12:57:00Z"/>
                <w:rFonts w:ascii="Calibri" w:eastAsia="Calibri" w:hAnsi="Calibri" w:cs="Calibri"/>
                <w:color w:val="000000" w:themeColor="text1"/>
              </w:rPr>
            </w:pPr>
            <w:ins w:id="52" w:author="Burns, Willaton (FAA)" w:date="2026-07-23T08:57:00Z" w16du:dateUtc="2026-07-23T12:57:00Z">
              <w:r w:rsidRPr="68A76D32">
                <w:rPr>
                  <w:rFonts w:ascii="Calibri" w:eastAsia="Calibri" w:hAnsi="Calibri" w:cs="Calibri"/>
                  <w:color w:val="000000" w:themeColor="text1"/>
                </w:rPr>
                <w:t>Maint agreements, ELA/ULA, SW license incl. tier/qty levels, sw maint as a product, sw maint as a service</w:t>
              </w:r>
            </w:ins>
          </w:p>
        </w:tc>
        <w:tc>
          <w:tcPr>
            <w:tcW w:w="1939" w:type="dxa"/>
            <w:tcBorders>
              <w:top w:val="single" w:sz="4" w:space="0" w:color="auto"/>
              <w:left w:val="single" w:sz="4" w:space="0" w:color="auto"/>
              <w:bottom w:val="single" w:sz="4" w:space="0" w:color="auto"/>
              <w:right w:val="single" w:sz="4" w:space="0" w:color="auto"/>
            </w:tcBorders>
            <w:tcMar>
              <w:top w:w="15" w:type="dxa"/>
              <w:left w:w="15" w:type="dxa"/>
              <w:right w:w="15" w:type="dxa"/>
            </w:tcMar>
          </w:tcPr>
          <w:p w14:paraId="52FDC1F1" w14:textId="77777777" w:rsidR="002305A4" w:rsidRDefault="002305A4" w:rsidP="00102221">
            <w:pPr>
              <w:spacing w:after="0"/>
              <w:rPr>
                <w:ins w:id="53" w:author="Burns, Willaton (FAA)" w:date="2026-07-23T08:57:00Z" w16du:dateUtc="2026-07-23T12:57:00Z"/>
                <w:rFonts w:ascii="Calibri" w:eastAsia="Calibri" w:hAnsi="Calibri" w:cs="Calibri"/>
                <w:color w:val="000000" w:themeColor="text1"/>
              </w:rPr>
            </w:pPr>
            <w:ins w:id="54" w:author="Burns, Willaton (FAA)" w:date="2026-07-23T08:57:00Z" w16du:dateUtc="2026-07-23T12:57:00Z">
              <w:r w:rsidRPr="68A76D32">
                <w:rPr>
                  <w:rFonts w:ascii="Calibri" w:eastAsia="Calibri" w:hAnsi="Calibri" w:cs="Calibri"/>
                  <w:color w:val="000000" w:themeColor="text1"/>
                </w:rPr>
                <w:t>Additional items for Non-product HW/SW items with varying price</w:t>
              </w:r>
            </w:ins>
          </w:p>
        </w:tc>
        <w:tc>
          <w:tcPr>
            <w:tcW w:w="1346" w:type="dxa"/>
            <w:tcBorders>
              <w:top w:val="single" w:sz="4" w:space="0" w:color="auto"/>
              <w:left w:val="single" w:sz="4" w:space="0" w:color="auto"/>
              <w:bottom w:val="single" w:sz="4" w:space="0" w:color="auto"/>
              <w:right w:val="single" w:sz="4" w:space="0" w:color="auto"/>
            </w:tcBorders>
            <w:tcMar>
              <w:top w:w="15" w:type="dxa"/>
              <w:left w:w="15" w:type="dxa"/>
              <w:right w:w="15" w:type="dxa"/>
            </w:tcMar>
          </w:tcPr>
          <w:p w14:paraId="6C06265F" w14:textId="77777777" w:rsidR="002305A4" w:rsidRDefault="002305A4" w:rsidP="00102221">
            <w:pPr>
              <w:spacing w:after="0"/>
              <w:rPr>
                <w:ins w:id="55" w:author="Burns, Willaton (FAA)" w:date="2026-07-23T08:57:00Z" w16du:dateUtc="2026-07-23T12:57:00Z"/>
                <w:rFonts w:ascii="Calibri" w:eastAsia="Calibri" w:hAnsi="Calibri" w:cs="Calibri"/>
                <w:color w:val="000000" w:themeColor="text1"/>
              </w:rPr>
            </w:pPr>
            <w:ins w:id="56" w:author="Burns, Willaton (FAA)" w:date="2026-07-23T08:57:00Z" w16du:dateUtc="2026-07-23T12:57:00Z">
              <w:r w:rsidRPr="68A76D32">
                <w:rPr>
                  <w:rFonts w:ascii="Calibri" w:eastAsia="Calibri" w:hAnsi="Calibri" w:cs="Calibri"/>
                  <w:color w:val="000000" w:themeColor="text1"/>
                </w:rPr>
                <w:t>(M)aintenance</w:t>
              </w:r>
              <w:r>
                <w:br/>
              </w:r>
              <w:r w:rsidRPr="68A76D32">
                <w:rPr>
                  <w:rFonts w:ascii="Calibri" w:eastAsia="Calibri" w:hAnsi="Calibri" w:cs="Calibri"/>
                  <w:color w:val="000000" w:themeColor="text1"/>
                </w:rPr>
                <w:t xml:space="preserve"> (R)enewals         </w:t>
              </w:r>
              <w:r>
                <w:br/>
              </w:r>
              <w:r w:rsidRPr="68A76D32">
                <w:rPr>
                  <w:rFonts w:ascii="Calibri" w:eastAsia="Calibri" w:hAnsi="Calibri" w:cs="Calibri"/>
                  <w:color w:val="000000" w:themeColor="text1"/>
                </w:rPr>
                <w:t>(Z) Non-product items</w:t>
              </w:r>
            </w:ins>
          </w:p>
        </w:tc>
      </w:tr>
      <w:tr w:rsidR="002305A4" w14:paraId="7F19C6F8" w14:textId="77777777" w:rsidTr="002305A4">
        <w:trPr>
          <w:trHeight w:val="3075"/>
          <w:ins w:id="57" w:author="Burns, Willaton (FAA)" w:date="2026-07-23T08:57:00Z"/>
        </w:trPr>
        <w:tc>
          <w:tcPr>
            <w:tcW w:w="848" w:type="dxa"/>
            <w:tcBorders>
              <w:top w:val="single" w:sz="4" w:space="0" w:color="auto"/>
              <w:left w:val="single" w:sz="4" w:space="0" w:color="auto"/>
              <w:bottom w:val="single" w:sz="4" w:space="0" w:color="auto"/>
              <w:right w:val="single" w:sz="4" w:space="0" w:color="auto"/>
            </w:tcBorders>
            <w:tcMar>
              <w:top w:w="15" w:type="dxa"/>
              <w:left w:w="15" w:type="dxa"/>
              <w:right w:w="15" w:type="dxa"/>
            </w:tcMar>
          </w:tcPr>
          <w:p w14:paraId="3047A94D" w14:textId="77777777" w:rsidR="002305A4" w:rsidRDefault="002305A4" w:rsidP="00102221">
            <w:pPr>
              <w:spacing w:after="0"/>
              <w:jc w:val="center"/>
              <w:rPr>
                <w:ins w:id="58" w:author="Burns, Willaton (FAA)" w:date="2026-07-23T08:57:00Z" w16du:dateUtc="2026-07-23T12:57:00Z"/>
                <w:rFonts w:ascii="Calibri" w:eastAsia="Calibri" w:hAnsi="Calibri" w:cs="Calibri"/>
                <w:color w:val="000000" w:themeColor="text1"/>
              </w:rPr>
            </w:pPr>
            <w:ins w:id="59" w:author="Burns, Willaton (FAA)" w:date="2026-07-23T08:57:00Z" w16du:dateUtc="2026-07-23T12:57:00Z">
              <w:r w:rsidRPr="68A76D32">
                <w:rPr>
                  <w:rFonts w:ascii="Calibri" w:eastAsia="Calibri" w:hAnsi="Calibri" w:cs="Calibri"/>
                  <w:color w:val="000000" w:themeColor="text1"/>
                </w:rPr>
                <w:lastRenderedPageBreak/>
                <w:t>3</w:t>
              </w:r>
            </w:ins>
          </w:p>
        </w:tc>
        <w:tc>
          <w:tcPr>
            <w:tcW w:w="1245" w:type="dxa"/>
            <w:tcBorders>
              <w:top w:val="single" w:sz="4" w:space="0" w:color="auto"/>
              <w:left w:val="single" w:sz="4" w:space="0" w:color="auto"/>
              <w:bottom w:val="single" w:sz="4" w:space="0" w:color="auto"/>
              <w:right w:val="single" w:sz="4" w:space="0" w:color="auto"/>
            </w:tcBorders>
            <w:tcMar>
              <w:top w:w="15" w:type="dxa"/>
              <w:left w:w="15" w:type="dxa"/>
              <w:right w:w="15" w:type="dxa"/>
            </w:tcMar>
          </w:tcPr>
          <w:p w14:paraId="4836B1F5" w14:textId="77777777" w:rsidR="002305A4" w:rsidRDefault="002305A4" w:rsidP="00102221">
            <w:pPr>
              <w:spacing w:after="0"/>
              <w:rPr>
                <w:ins w:id="60" w:author="Burns, Willaton (FAA)" w:date="2026-07-23T08:57:00Z" w16du:dateUtc="2026-07-23T12:57:00Z"/>
                <w:rFonts w:ascii="Calibri" w:eastAsia="Calibri" w:hAnsi="Calibri" w:cs="Calibri"/>
                <w:color w:val="000000" w:themeColor="text1"/>
              </w:rPr>
            </w:pPr>
            <w:ins w:id="61" w:author="Burns, Willaton (FAA)" w:date="2026-07-23T08:57:00Z" w16du:dateUtc="2026-07-23T12:57:00Z">
              <w:r w:rsidRPr="68A76D32">
                <w:rPr>
                  <w:rFonts w:ascii="Calibri" w:eastAsia="Calibri" w:hAnsi="Calibri" w:cs="Calibri"/>
                  <w:color w:val="000000" w:themeColor="text1"/>
                </w:rPr>
                <w:t xml:space="preserve">Multi-Function Device </w:t>
              </w:r>
            </w:ins>
          </w:p>
        </w:tc>
        <w:tc>
          <w:tcPr>
            <w:tcW w:w="1766" w:type="dxa"/>
            <w:tcBorders>
              <w:top w:val="single" w:sz="4" w:space="0" w:color="auto"/>
              <w:left w:val="single" w:sz="4" w:space="0" w:color="auto"/>
              <w:bottom w:val="single" w:sz="4" w:space="0" w:color="auto"/>
              <w:right w:val="single" w:sz="4" w:space="0" w:color="auto"/>
            </w:tcBorders>
            <w:tcMar>
              <w:top w:w="15" w:type="dxa"/>
              <w:left w:w="15" w:type="dxa"/>
              <w:right w:w="15" w:type="dxa"/>
            </w:tcMar>
          </w:tcPr>
          <w:p w14:paraId="7555ECAD" w14:textId="77777777" w:rsidR="002305A4" w:rsidRDefault="002305A4" w:rsidP="00102221">
            <w:pPr>
              <w:spacing w:after="0"/>
              <w:rPr>
                <w:ins w:id="62" w:author="Burns, Willaton (FAA)" w:date="2026-07-23T08:57:00Z" w16du:dateUtc="2026-07-23T12:57:00Z"/>
                <w:rFonts w:ascii="Calibri" w:eastAsia="Calibri" w:hAnsi="Calibri" w:cs="Calibri"/>
                <w:color w:val="000000" w:themeColor="text1"/>
              </w:rPr>
            </w:pPr>
            <w:ins w:id="63" w:author="Burns, Willaton (FAA)" w:date="2026-07-23T08:57:00Z" w16du:dateUtc="2026-07-23T12:57:00Z">
              <w:r w:rsidRPr="68A76D32">
                <w:rPr>
                  <w:rFonts w:ascii="Calibri" w:eastAsia="Calibri" w:hAnsi="Calibri" w:cs="Calibri"/>
                  <w:color w:val="000000" w:themeColor="text1"/>
                </w:rPr>
                <w:t>MFD requirements for New equipment/license, Annual Maint/Renewals, 24X7 support, Installation and Delivery Services</w:t>
              </w:r>
            </w:ins>
          </w:p>
        </w:tc>
        <w:tc>
          <w:tcPr>
            <w:tcW w:w="2206" w:type="dxa"/>
            <w:tcBorders>
              <w:top w:val="single" w:sz="4" w:space="0" w:color="auto"/>
              <w:left w:val="single" w:sz="4" w:space="0" w:color="auto"/>
              <w:bottom w:val="single" w:sz="4" w:space="0" w:color="auto"/>
              <w:right w:val="single" w:sz="4" w:space="0" w:color="auto"/>
            </w:tcBorders>
            <w:tcMar>
              <w:top w:w="15" w:type="dxa"/>
              <w:left w:w="15" w:type="dxa"/>
              <w:right w:w="15" w:type="dxa"/>
            </w:tcMar>
          </w:tcPr>
          <w:p w14:paraId="7C659F88" w14:textId="77777777" w:rsidR="002305A4" w:rsidRDefault="002305A4" w:rsidP="00102221">
            <w:pPr>
              <w:spacing w:after="0"/>
              <w:rPr>
                <w:ins w:id="64" w:author="Burns, Willaton (FAA)" w:date="2026-07-23T08:57:00Z" w16du:dateUtc="2026-07-23T12:57:00Z"/>
                <w:rFonts w:ascii="Calibri" w:eastAsia="Calibri" w:hAnsi="Calibri" w:cs="Calibri"/>
                <w:color w:val="000000" w:themeColor="text1"/>
              </w:rPr>
            </w:pPr>
            <w:ins w:id="65" w:author="Burns, Willaton (FAA)" w:date="2026-07-23T08:57:00Z" w16du:dateUtc="2026-07-23T12:57:00Z">
              <w:r w:rsidRPr="68A76D32">
                <w:rPr>
                  <w:rFonts w:ascii="Calibri" w:eastAsia="Calibri" w:hAnsi="Calibri" w:cs="Calibri"/>
                  <w:color w:val="000000" w:themeColor="text1"/>
                </w:rPr>
                <w:t>Requirements/Features included in Section C.11</w:t>
              </w:r>
            </w:ins>
          </w:p>
        </w:tc>
        <w:tc>
          <w:tcPr>
            <w:tcW w:w="1939" w:type="dxa"/>
            <w:tcBorders>
              <w:top w:val="single" w:sz="4" w:space="0" w:color="auto"/>
              <w:left w:val="single" w:sz="4" w:space="0" w:color="auto"/>
              <w:bottom w:val="single" w:sz="4" w:space="0" w:color="auto"/>
              <w:right w:val="single" w:sz="4" w:space="0" w:color="auto"/>
            </w:tcBorders>
            <w:tcMar>
              <w:top w:w="15" w:type="dxa"/>
              <w:left w:w="15" w:type="dxa"/>
              <w:right w:w="15" w:type="dxa"/>
            </w:tcMar>
          </w:tcPr>
          <w:p w14:paraId="61A619D1" w14:textId="77777777" w:rsidR="002305A4" w:rsidRDefault="002305A4" w:rsidP="00102221">
            <w:pPr>
              <w:spacing w:after="0"/>
              <w:rPr>
                <w:ins w:id="66" w:author="Burns, Willaton (FAA)" w:date="2026-07-23T08:57:00Z" w16du:dateUtc="2026-07-23T12:57:00Z"/>
                <w:rFonts w:ascii="Calibri" w:eastAsia="Calibri" w:hAnsi="Calibri" w:cs="Calibri"/>
                <w:color w:val="000000" w:themeColor="text1"/>
              </w:rPr>
            </w:pPr>
            <w:ins w:id="67" w:author="Burns, Willaton (FAA)" w:date="2026-07-23T08:57:00Z" w16du:dateUtc="2026-07-23T12:57:00Z">
              <w:r w:rsidRPr="68A76D32">
                <w:rPr>
                  <w:rFonts w:ascii="Calibri" w:eastAsia="Calibri" w:hAnsi="Calibri" w:cs="Calibri"/>
                  <w:color w:val="000000" w:themeColor="text1"/>
                </w:rPr>
                <w:t xml:space="preserve">Additional items that will be required for the new purchase: Hardware Asset tags, Hardware warranty (new, extended, onsite warranty services).                                            Non-product HW/SW items with varying price </w:t>
              </w:r>
            </w:ins>
          </w:p>
        </w:tc>
        <w:tc>
          <w:tcPr>
            <w:tcW w:w="1346" w:type="dxa"/>
            <w:tcBorders>
              <w:top w:val="single" w:sz="4" w:space="0" w:color="auto"/>
              <w:left w:val="single" w:sz="4" w:space="0" w:color="auto"/>
              <w:bottom w:val="single" w:sz="4" w:space="0" w:color="auto"/>
              <w:right w:val="single" w:sz="4" w:space="0" w:color="auto"/>
            </w:tcBorders>
            <w:tcMar>
              <w:top w:w="15" w:type="dxa"/>
              <w:left w:w="15" w:type="dxa"/>
              <w:right w:w="15" w:type="dxa"/>
            </w:tcMar>
          </w:tcPr>
          <w:p w14:paraId="3C39590B" w14:textId="77777777" w:rsidR="002305A4" w:rsidRDefault="002305A4" w:rsidP="00102221">
            <w:pPr>
              <w:spacing w:after="0"/>
              <w:rPr>
                <w:ins w:id="68" w:author="Burns, Willaton (FAA)" w:date="2026-07-23T08:57:00Z" w16du:dateUtc="2026-07-23T12:57:00Z"/>
                <w:rFonts w:ascii="Calibri" w:eastAsia="Calibri" w:hAnsi="Calibri" w:cs="Calibri"/>
                <w:color w:val="000000" w:themeColor="text1"/>
              </w:rPr>
            </w:pPr>
            <w:ins w:id="69" w:author="Burns, Willaton (FAA)" w:date="2026-07-23T08:57:00Z" w16du:dateUtc="2026-07-23T12:57:00Z">
              <w:r w:rsidRPr="68A76D32">
                <w:rPr>
                  <w:rFonts w:ascii="Calibri" w:eastAsia="Calibri" w:hAnsi="Calibri" w:cs="Calibri"/>
                  <w:color w:val="000000" w:themeColor="text1"/>
                </w:rPr>
                <w:t xml:space="preserve">(A)sset Tags </w:t>
              </w:r>
              <w:r>
                <w:br/>
              </w:r>
              <w:r w:rsidRPr="68A76D32">
                <w:rPr>
                  <w:rFonts w:ascii="Calibri" w:eastAsia="Calibri" w:hAnsi="Calibri" w:cs="Calibri"/>
                  <w:color w:val="000000" w:themeColor="text1"/>
                </w:rPr>
                <w:t>(D) Multi-function Device</w:t>
              </w:r>
              <w:r>
                <w:br/>
              </w:r>
              <w:r w:rsidRPr="68A76D32">
                <w:rPr>
                  <w:rFonts w:ascii="Calibri" w:eastAsia="Calibri" w:hAnsi="Calibri" w:cs="Calibri"/>
                  <w:color w:val="000000" w:themeColor="text1"/>
                </w:rPr>
                <w:t xml:space="preserve"> (M)aintenance</w:t>
              </w:r>
              <w:r>
                <w:br/>
              </w:r>
              <w:r w:rsidRPr="68A76D32">
                <w:rPr>
                  <w:rFonts w:ascii="Calibri" w:eastAsia="Calibri" w:hAnsi="Calibri" w:cs="Calibri"/>
                  <w:color w:val="000000" w:themeColor="text1"/>
                </w:rPr>
                <w:t xml:space="preserve"> (R)enewals  </w:t>
              </w:r>
              <w:r>
                <w:br/>
              </w:r>
              <w:r w:rsidRPr="68A76D32">
                <w:rPr>
                  <w:rFonts w:ascii="Calibri" w:eastAsia="Calibri" w:hAnsi="Calibri" w:cs="Calibri"/>
                  <w:color w:val="000000" w:themeColor="text1"/>
                </w:rPr>
                <w:t xml:space="preserve">(W)arranty        </w:t>
              </w:r>
              <w:r>
                <w:br/>
              </w:r>
              <w:r w:rsidRPr="68A76D32">
                <w:rPr>
                  <w:rFonts w:ascii="Calibri" w:eastAsia="Calibri" w:hAnsi="Calibri" w:cs="Calibri"/>
                  <w:color w:val="000000" w:themeColor="text1"/>
                </w:rPr>
                <w:t>(Z) Non-product item</w:t>
              </w:r>
            </w:ins>
          </w:p>
        </w:tc>
      </w:tr>
      <w:tr w:rsidR="002305A4" w14:paraId="7ACF1018" w14:textId="77777777" w:rsidTr="002305A4">
        <w:trPr>
          <w:trHeight w:val="3075"/>
          <w:ins w:id="70" w:author="Burns, Willaton (FAA)" w:date="2026-07-23T08:57:00Z"/>
        </w:trPr>
        <w:tc>
          <w:tcPr>
            <w:tcW w:w="848" w:type="dxa"/>
            <w:tcBorders>
              <w:top w:val="single" w:sz="4" w:space="0" w:color="auto"/>
              <w:left w:val="single" w:sz="4" w:space="0" w:color="auto"/>
              <w:bottom w:val="single" w:sz="4" w:space="0" w:color="auto"/>
              <w:right w:val="single" w:sz="4" w:space="0" w:color="auto"/>
            </w:tcBorders>
            <w:tcMar>
              <w:top w:w="15" w:type="dxa"/>
              <w:left w:w="15" w:type="dxa"/>
              <w:right w:w="15" w:type="dxa"/>
            </w:tcMar>
          </w:tcPr>
          <w:p w14:paraId="1AF31F58" w14:textId="77777777" w:rsidR="002305A4" w:rsidRDefault="002305A4" w:rsidP="00102221">
            <w:pPr>
              <w:spacing w:after="0"/>
              <w:jc w:val="center"/>
              <w:rPr>
                <w:ins w:id="71" w:author="Burns, Willaton (FAA)" w:date="2026-07-23T08:57:00Z" w16du:dateUtc="2026-07-23T12:57:00Z"/>
                <w:rFonts w:ascii="Calibri" w:eastAsia="Calibri" w:hAnsi="Calibri" w:cs="Calibri"/>
                <w:color w:val="000000" w:themeColor="text1"/>
              </w:rPr>
            </w:pPr>
            <w:ins w:id="72" w:author="Burns, Willaton (FAA)" w:date="2026-07-23T08:57:00Z" w16du:dateUtc="2026-07-23T12:57:00Z">
              <w:r w:rsidRPr="68A76D32">
                <w:rPr>
                  <w:rFonts w:ascii="Calibri" w:eastAsia="Calibri" w:hAnsi="Calibri" w:cs="Calibri"/>
                  <w:color w:val="000000" w:themeColor="text1"/>
                </w:rPr>
                <w:t>4</w:t>
              </w:r>
            </w:ins>
          </w:p>
        </w:tc>
        <w:tc>
          <w:tcPr>
            <w:tcW w:w="1245" w:type="dxa"/>
            <w:tcBorders>
              <w:top w:val="single" w:sz="4" w:space="0" w:color="auto"/>
              <w:left w:val="single" w:sz="4" w:space="0" w:color="auto"/>
              <w:bottom w:val="single" w:sz="4" w:space="0" w:color="auto"/>
              <w:right w:val="single" w:sz="4" w:space="0" w:color="auto"/>
            </w:tcBorders>
            <w:tcMar>
              <w:top w:w="15" w:type="dxa"/>
              <w:left w:w="15" w:type="dxa"/>
              <w:right w:w="15" w:type="dxa"/>
            </w:tcMar>
          </w:tcPr>
          <w:p w14:paraId="7C062132" w14:textId="77777777" w:rsidR="002305A4" w:rsidRDefault="002305A4" w:rsidP="00102221">
            <w:pPr>
              <w:spacing w:after="0"/>
              <w:rPr>
                <w:ins w:id="73" w:author="Burns, Willaton (FAA)" w:date="2026-07-23T08:57:00Z" w16du:dateUtc="2026-07-23T12:57:00Z"/>
                <w:rFonts w:ascii="Calibri" w:eastAsia="Calibri" w:hAnsi="Calibri" w:cs="Calibri"/>
                <w:color w:val="000000" w:themeColor="text1"/>
              </w:rPr>
            </w:pPr>
            <w:ins w:id="74" w:author="Burns, Willaton (FAA)" w:date="2026-07-23T08:57:00Z" w16du:dateUtc="2026-07-23T12:57:00Z">
              <w:r w:rsidRPr="68A76D32">
                <w:rPr>
                  <w:rFonts w:ascii="Calibri" w:eastAsia="Calibri" w:hAnsi="Calibri" w:cs="Calibri"/>
                  <w:color w:val="000000" w:themeColor="text1"/>
                </w:rPr>
                <w:t xml:space="preserve">APPROVAL: HW/SW requirements </w:t>
              </w:r>
            </w:ins>
          </w:p>
        </w:tc>
        <w:tc>
          <w:tcPr>
            <w:tcW w:w="1766" w:type="dxa"/>
            <w:tcBorders>
              <w:top w:val="single" w:sz="4" w:space="0" w:color="auto"/>
              <w:left w:val="single" w:sz="4" w:space="0" w:color="auto"/>
              <w:bottom w:val="single" w:sz="4" w:space="0" w:color="auto"/>
              <w:right w:val="single" w:sz="4" w:space="0" w:color="auto"/>
            </w:tcBorders>
            <w:tcMar>
              <w:top w:w="15" w:type="dxa"/>
              <w:left w:w="15" w:type="dxa"/>
              <w:right w:w="15" w:type="dxa"/>
            </w:tcMar>
          </w:tcPr>
          <w:p w14:paraId="12347E24" w14:textId="77777777" w:rsidR="002305A4" w:rsidRDefault="002305A4" w:rsidP="00102221">
            <w:pPr>
              <w:spacing w:after="0"/>
              <w:rPr>
                <w:ins w:id="75" w:author="Burns, Willaton (FAA)" w:date="2026-07-23T08:57:00Z" w16du:dateUtc="2026-07-23T12:57:00Z"/>
                <w:rFonts w:ascii="Calibri" w:eastAsia="Calibri" w:hAnsi="Calibri" w:cs="Calibri"/>
                <w:color w:val="000000" w:themeColor="text1"/>
              </w:rPr>
            </w:pPr>
            <w:ins w:id="76" w:author="Burns, Willaton (FAA)" w:date="2026-07-23T08:57:00Z" w16du:dateUtc="2026-07-23T12:57:00Z">
              <w:r w:rsidRPr="68A76D32">
                <w:rPr>
                  <w:rFonts w:ascii="Calibri" w:eastAsia="Calibri" w:hAnsi="Calibri" w:cs="Calibri"/>
                  <w:color w:val="000000" w:themeColor="text1"/>
                </w:rPr>
                <w:t>HW/SW requirements for OEM/product not on contract</w:t>
              </w:r>
            </w:ins>
          </w:p>
        </w:tc>
        <w:tc>
          <w:tcPr>
            <w:tcW w:w="2206" w:type="dxa"/>
            <w:tcBorders>
              <w:top w:val="single" w:sz="4" w:space="0" w:color="auto"/>
              <w:left w:val="single" w:sz="4" w:space="0" w:color="auto"/>
              <w:bottom w:val="single" w:sz="4" w:space="0" w:color="auto"/>
              <w:right w:val="nil"/>
            </w:tcBorders>
            <w:tcMar>
              <w:top w:w="15" w:type="dxa"/>
              <w:left w:w="15" w:type="dxa"/>
              <w:right w:w="15" w:type="dxa"/>
            </w:tcMar>
          </w:tcPr>
          <w:p w14:paraId="02D7F20A" w14:textId="77777777" w:rsidR="002305A4" w:rsidRDefault="002305A4" w:rsidP="00102221">
            <w:pPr>
              <w:spacing w:after="0"/>
              <w:rPr>
                <w:ins w:id="77" w:author="Burns, Willaton (FAA)" w:date="2026-07-23T08:57:00Z" w16du:dateUtc="2026-07-23T12:57:00Z"/>
                <w:rFonts w:ascii="Calibri" w:eastAsia="Calibri" w:hAnsi="Calibri" w:cs="Calibri"/>
                <w:color w:val="000000" w:themeColor="text1"/>
              </w:rPr>
            </w:pPr>
            <w:ins w:id="78" w:author="Burns, Willaton (FAA)" w:date="2026-07-23T08:57:00Z" w16du:dateUtc="2026-07-23T12:57:00Z">
              <w:r w:rsidRPr="68A76D32">
                <w:rPr>
                  <w:rFonts w:ascii="Calibri" w:eastAsia="Calibri" w:hAnsi="Calibri" w:cs="Calibri"/>
                  <w:color w:val="000000" w:themeColor="text1"/>
                </w:rPr>
                <w:t>OEM not on contract</w:t>
              </w:r>
            </w:ins>
          </w:p>
        </w:tc>
        <w:tc>
          <w:tcPr>
            <w:tcW w:w="1939" w:type="dxa"/>
            <w:tcBorders>
              <w:top w:val="single" w:sz="4" w:space="0" w:color="auto"/>
              <w:left w:val="single" w:sz="4" w:space="0" w:color="auto"/>
              <w:bottom w:val="single" w:sz="4" w:space="0" w:color="auto"/>
              <w:right w:val="single" w:sz="4" w:space="0" w:color="auto"/>
            </w:tcBorders>
            <w:tcMar>
              <w:top w:w="15" w:type="dxa"/>
              <w:left w:w="15" w:type="dxa"/>
              <w:right w:w="15" w:type="dxa"/>
            </w:tcMar>
          </w:tcPr>
          <w:p w14:paraId="316D1DA2" w14:textId="77777777" w:rsidR="002305A4" w:rsidRDefault="002305A4" w:rsidP="00102221">
            <w:pPr>
              <w:spacing w:after="0"/>
              <w:rPr>
                <w:ins w:id="79" w:author="Burns, Willaton (FAA)" w:date="2026-07-23T08:57:00Z" w16du:dateUtc="2026-07-23T12:57:00Z"/>
                <w:rFonts w:ascii="Calibri" w:eastAsia="Calibri" w:hAnsi="Calibri" w:cs="Calibri"/>
                <w:color w:val="000000" w:themeColor="text1"/>
              </w:rPr>
            </w:pPr>
            <w:ins w:id="80" w:author="Burns, Willaton (FAA)" w:date="2026-07-23T08:57:00Z" w16du:dateUtc="2026-07-23T12:57:00Z">
              <w:r w:rsidRPr="68A76D32">
                <w:rPr>
                  <w:rFonts w:ascii="Calibri" w:eastAsia="Calibri" w:hAnsi="Calibri" w:cs="Calibri"/>
                  <w:color w:val="000000" w:themeColor="text1"/>
                </w:rPr>
                <w:t xml:space="preserve">Additional items that will require approval for the new purchase of HW/SW, need brand name justification to add new OEM                                                      </w:t>
              </w:r>
            </w:ins>
          </w:p>
        </w:tc>
        <w:tc>
          <w:tcPr>
            <w:tcW w:w="1346" w:type="dxa"/>
            <w:tcBorders>
              <w:top w:val="single" w:sz="4" w:space="0" w:color="auto"/>
              <w:left w:val="single" w:sz="4" w:space="0" w:color="auto"/>
              <w:bottom w:val="single" w:sz="4" w:space="0" w:color="auto"/>
              <w:right w:val="single" w:sz="4" w:space="0" w:color="auto"/>
            </w:tcBorders>
            <w:tcMar>
              <w:top w:w="15" w:type="dxa"/>
              <w:left w:w="15" w:type="dxa"/>
              <w:right w:w="15" w:type="dxa"/>
            </w:tcMar>
          </w:tcPr>
          <w:p w14:paraId="4216ABF1" w14:textId="77777777" w:rsidR="002305A4" w:rsidRDefault="002305A4" w:rsidP="00102221">
            <w:pPr>
              <w:spacing w:after="0"/>
              <w:rPr>
                <w:ins w:id="81" w:author="Burns, Willaton (FAA)" w:date="2026-07-23T08:57:00Z" w16du:dateUtc="2026-07-23T12:57:00Z"/>
                <w:rFonts w:ascii="Calibri" w:eastAsia="Calibri" w:hAnsi="Calibri" w:cs="Calibri"/>
                <w:color w:val="000000" w:themeColor="text1"/>
              </w:rPr>
            </w:pPr>
            <w:ins w:id="82" w:author="Burns, Willaton (FAA)" w:date="2026-07-23T08:57:00Z" w16du:dateUtc="2026-07-23T12:57:00Z">
              <w:r w:rsidRPr="68A76D32">
                <w:rPr>
                  <w:rFonts w:ascii="Calibri" w:eastAsia="Calibri" w:hAnsi="Calibri" w:cs="Calibri"/>
                  <w:color w:val="000000" w:themeColor="text1"/>
                </w:rPr>
                <w:t xml:space="preserve">(N)ot on contract OEM/product </w:t>
              </w:r>
            </w:ins>
          </w:p>
        </w:tc>
      </w:tr>
      <w:tr w:rsidR="002305A4" w14:paraId="011E7F41" w14:textId="77777777" w:rsidTr="002305A4">
        <w:trPr>
          <w:trHeight w:val="2400"/>
          <w:ins w:id="83" w:author="Burns, Willaton (FAA)" w:date="2026-07-23T08:57:00Z"/>
        </w:trPr>
        <w:tc>
          <w:tcPr>
            <w:tcW w:w="848" w:type="dxa"/>
            <w:tcBorders>
              <w:top w:val="single" w:sz="4" w:space="0" w:color="auto"/>
              <w:left w:val="single" w:sz="4" w:space="0" w:color="auto"/>
              <w:bottom w:val="single" w:sz="4" w:space="0" w:color="auto"/>
              <w:right w:val="single" w:sz="4" w:space="0" w:color="auto"/>
            </w:tcBorders>
            <w:tcMar>
              <w:top w:w="15" w:type="dxa"/>
              <w:left w:w="15" w:type="dxa"/>
              <w:right w:w="15" w:type="dxa"/>
            </w:tcMar>
          </w:tcPr>
          <w:p w14:paraId="74A956DC" w14:textId="77777777" w:rsidR="002305A4" w:rsidRDefault="002305A4" w:rsidP="00102221">
            <w:pPr>
              <w:spacing w:after="0"/>
              <w:jc w:val="center"/>
              <w:rPr>
                <w:ins w:id="84" w:author="Burns, Willaton (FAA)" w:date="2026-07-23T08:57:00Z" w16du:dateUtc="2026-07-23T12:57:00Z"/>
                <w:rFonts w:ascii="Calibri" w:eastAsia="Calibri" w:hAnsi="Calibri" w:cs="Calibri"/>
                <w:color w:val="000000" w:themeColor="text1"/>
              </w:rPr>
            </w:pPr>
            <w:ins w:id="85" w:author="Burns, Willaton (FAA)" w:date="2026-07-23T08:57:00Z" w16du:dateUtc="2026-07-23T12:57:00Z">
              <w:r w:rsidRPr="68A76D32">
                <w:rPr>
                  <w:rFonts w:ascii="Calibri" w:eastAsia="Calibri" w:hAnsi="Calibri" w:cs="Calibri"/>
                  <w:color w:val="000000" w:themeColor="text1"/>
                </w:rPr>
                <w:t>5</w:t>
              </w:r>
            </w:ins>
          </w:p>
        </w:tc>
        <w:tc>
          <w:tcPr>
            <w:tcW w:w="1245" w:type="dxa"/>
            <w:tcBorders>
              <w:top w:val="single" w:sz="4" w:space="0" w:color="auto"/>
              <w:left w:val="single" w:sz="4" w:space="0" w:color="auto"/>
              <w:bottom w:val="single" w:sz="4" w:space="0" w:color="auto"/>
              <w:right w:val="single" w:sz="4" w:space="0" w:color="auto"/>
            </w:tcBorders>
            <w:tcMar>
              <w:top w:w="15" w:type="dxa"/>
              <w:left w:w="15" w:type="dxa"/>
              <w:right w:w="15" w:type="dxa"/>
            </w:tcMar>
          </w:tcPr>
          <w:p w14:paraId="1F7636BA" w14:textId="77777777" w:rsidR="002305A4" w:rsidRDefault="002305A4" w:rsidP="00102221">
            <w:pPr>
              <w:spacing w:after="0"/>
              <w:rPr>
                <w:ins w:id="86" w:author="Burns, Willaton (FAA)" w:date="2026-07-23T08:57:00Z" w16du:dateUtc="2026-07-23T12:57:00Z"/>
                <w:rFonts w:ascii="Calibri" w:eastAsia="Calibri" w:hAnsi="Calibri" w:cs="Calibri"/>
                <w:color w:val="000000" w:themeColor="text1"/>
              </w:rPr>
            </w:pPr>
            <w:ins w:id="87" w:author="Burns, Willaton (FAA)" w:date="2026-07-23T08:57:00Z" w16du:dateUtc="2026-07-23T12:57:00Z">
              <w:r w:rsidRPr="68A76D32">
                <w:rPr>
                  <w:rFonts w:ascii="Calibri" w:eastAsia="Calibri" w:hAnsi="Calibri" w:cs="Calibri"/>
                  <w:color w:val="000000" w:themeColor="text1"/>
                </w:rPr>
                <w:t xml:space="preserve">APPROVAL: HW/SW requirements </w:t>
              </w:r>
            </w:ins>
          </w:p>
        </w:tc>
        <w:tc>
          <w:tcPr>
            <w:tcW w:w="1766" w:type="dxa"/>
            <w:tcBorders>
              <w:top w:val="single" w:sz="4" w:space="0" w:color="auto"/>
              <w:left w:val="single" w:sz="4" w:space="0" w:color="auto"/>
              <w:bottom w:val="single" w:sz="4" w:space="0" w:color="auto"/>
              <w:right w:val="single" w:sz="4" w:space="0" w:color="auto"/>
            </w:tcBorders>
            <w:tcMar>
              <w:top w:w="15" w:type="dxa"/>
              <w:left w:w="15" w:type="dxa"/>
              <w:right w:w="15" w:type="dxa"/>
            </w:tcMar>
          </w:tcPr>
          <w:p w14:paraId="151E3A57" w14:textId="4399879D" w:rsidR="002305A4" w:rsidRDefault="002305A4" w:rsidP="00102221">
            <w:pPr>
              <w:spacing w:after="0"/>
              <w:rPr>
                <w:ins w:id="88" w:author="Burns, Willaton (FAA)" w:date="2026-07-23T08:57:00Z" w16du:dateUtc="2026-07-23T12:57:00Z"/>
                <w:rFonts w:ascii="Calibri" w:eastAsia="Calibri" w:hAnsi="Calibri" w:cs="Calibri"/>
                <w:color w:val="000000" w:themeColor="text1"/>
              </w:rPr>
            </w:pPr>
            <w:ins w:id="89" w:author="Burns, Willaton (FAA)" w:date="2026-07-23T08:57:00Z" w16du:dateUtc="2026-07-23T12:57:00Z">
              <w:r w:rsidRPr="68A76D32">
                <w:rPr>
                  <w:rFonts w:ascii="Calibri" w:eastAsia="Calibri" w:hAnsi="Calibri" w:cs="Calibri"/>
                  <w:color w:val="000000" w:themeColor="text1"/>
                </w:rPr>
                <w:t xml:space="preserve"> Product-based Services including Project Mgmt., System Configuration &amp; Integration, Physical Site Analysis, Equipment Maintenance, Consulting Services</w:t>
              </w:r>
              <w:r>
                <w:rPr>
                  <w:rFonts w:ascii="Calibri" w:eastAsia="Calibri" w:hAnsi="Calibri" w:cs="Calibri"/>
                  <w:color w:val="000000" w:themeColor="text1"/>
                </w:rPr>
                <w:t>,</w:t>
              </w:r>
              <w:r w:rsidRPr="68A76D32">
                <w:rPr>
                  <w:rFonts w:ascii="Calibri" w:eastAsia="Calibri" w:hAnsi="Calibri" w:cs="Calibri"/>
                  <w:color w:val="000000" w:themeColor="text1"/>
                </w:rPr>
                <w:t xml:space="preserve"> </w:t>
              </w:r>
            </w:ins>
            <w:ins w:id="90" w:author="Burns, Willaton (FAA)" w:date="2026-07-23T09:05:00Z" w16du:dateUtc="2026-07-23T13:05:00Z">
              <w:r w:rsidR="00E260D1">
                <w:rPr>
                  <w:rFonts w:ascii="Calibri" w:eastAsia="Calibri" w:hAnsi="Calibri" w:cs="Calibri"/>
                  <w:color w:val="000000" w:themeColor="text1"/>
                </w:rPr>
                <w:t xml:space="preserve">and </w:t>
              </w:r>
            </w:ins>
            <w:ins w:id="91" w:author="Burns, Willaton (FAA)" w:date="2026-07-23T08:57:00Z" w16du:dateUtc="2026-07-23T12:57:00Z">
              <w:r w:rsidRPr="68A76D32">
                <w:rPr>
                  <w:rFonts w:ascii="Calibri" w:eastAsia="Calibri" w:hAnsi="Calibri" w:cs="Calibri"/>
                  <w:color w:val="000000" w:themeColor="text1"/>
                </w:rPr>
                <w:t>Training</w:t>
              </w:r>
            </w:ins>
            <w:ins w:id="92" w:author="Burns, Willaton (FAA)" w:date="2026-07-23T09:05:00Z" w16du:dateUtc="2026-07-23T13:05:00Z">
              <w:r w:rsidR="00E260D1">
                <w:rPr>
                  <w:rFonts w:ascii="Calibri" w:eastAsia="Calibri" w:hAnsi="Calibri" w:cs="Calibri"/>
                  <w:color w:val="000000" w:themeColor="text1"/>
                </w:rPr>
                <w:t>.</w:t>
              </w:r>
            </w:ins>
          </w:p>
        </w:tc>
        <w:tc>
          <w:tcPr>
            <w:tcW w:w="2206" w:type="dxa"/>
            <w:tcBorders>
              <w:top w:val="single" w:sz="4" w:space="0" w:color="auto"/>
              <w:left w:val="single" w:sz="4" w:space="0" w:color="auto"/>
              <w:bottom w:val="single" w:sz="4" w:space="0" w:color="auto"/>
              <w:right w:val="nil"/>
            </w:tcBorders>
            <w:tcMar>
              <w:top w:w="15" w:type="dxa"/>
              <w:left w:w="15" w:type="dxa"/>
              <w:right w:w="15" w:type="dxa"/>
            </w:tcMar>
          </w:tcPr>
          <w:p w14:paraId="43B0DAFF" w14:textId="77777777" w:rsidR="002305A4" w:rsidRDefault="002305A4" w:rsidP="00102221">
            <w:pPr>
              <w:spacing w:after="0"/>
              <w:rPr>
                <w:ins w:id="93" w:author="Burns, Willaton (FAA)" w:date="2026-07-23T08:57:00Z" w16du:dateUtc="2026-07-23T12:57:00Z"/>
                <w:rFonts w:ascii="Calibri" w:eastAsia="Calibri" w:hAnsi="Calibri" w:cs="Calibri"/>
                <w:color w:val="000000" w:themeColor="text1"/>
              </w:rPr>
            </w:pPr>
            <w:ins w:id="94" w:author="Burns, Willaton (FAA)" w:date="2026-07-23T08:57:00Z" w16du:dateUtc="2026-07-23T12:57:00Z">
              <w:r w:rsidRPr="68A76D32">
                <w:rPr>
                  <w:rFonts w:ascii="Calibri" w:eastAsia="Calibri" w:hAnsi="Calibri" w:cs="Calibri"/>
                  <w:color w:val="000000" w:themeColor="text1"/>
                </w:rPr>
                <w:t>Product-based Services included in Section C.14 and related Labor Categories: Project Manager, Solution Architect, Consultant</w:t>
              </w:r>
            </w:ins>
          </w:p>
        </w:tc>
        <w:tc>
          <w:tcPr>
            <w:tcW w:w="1939" w:type="dxa"/>
            <w:tcBorders>
              <w:top w:val="single" w:sz="4" w:space="0" w:color="auto"/>
              <w:left w:val="single" w:sz="4" w:space="0" w:color="auto"/>
              <w:bottom w:val="single" w:sz="4" w:space="0" w:color="auto"/>
              <w:right w:val="single" w:sz="4" w:space="0" w:color="auto"/>
            </w:tcBorders>
            <w:tcMar>
              <w:top w:w="15" w:type="dxa"/>
              <w:left w:w="15" w:type="dxa"/>
              <w:right w:w="15" w:type="dxa"/>
            </w:tcMar>
          </w:tcPr>
          <w:p w14:paraId="72CE35BC" w14:textId="77777777" w:rsidR="002305A4" w:rsidRDefault="002305A4" w:rsidP="00102221">
            <w:pPr>
              <w:spacing w:after="0"/>
              <w:rPr>
                <w:ins w:id="95" w:author="Burns, Willaton (FAA)" w:date="2026-07-23T08:57:00Z" w16du:dateUtc="2026-07-23T12:57:00Z"/>
                <w:rFonts w:ascii="Calibri" w:eastAsia="Calibri" w:hAnsi="Calibri" w:cs="Calibri"/>
                <w:color w:val="000000" w:themeColor="text1"/>
              </w:rPr>
            </w:pPr>
            <w:ins w:id="96" w:author="Burns, Willaton (FAA)" w:date="2026-07-23T08:57:00Z" w16du:dateUtc="2026-07-23T12:57:00Z">
              <w:r w:rsidRPr="68A76D32">
                <w:rPr>
                  <w:rFonts w:ascii="Calibri" w:eastAsia="Calibri" w:hAnsi="Calibri" w:cs="Calibri"/>
                  <w:color w:val="000000" w:themeColor="text1"/>
                </w:rPr>
                <w:t>Additional items that will require approval for the new purchase of HW/SW: bundle for the preload/purchase of new SW required for the purchase of new HW.                                                     Non-product HW/SW items with varying price</w:t>
              </w:r>
            </w:ins>
          </w:p>
        </w:tc>
        <w:tc>
          <w:tcPr>
            <w:tcW w:w="1346" w:type="dxa"/>
            <w:tcBorders>
              <w:top w:val="single" w:sz="4" w:space="0" w:color="auto"/>
              <w:left w:val="single" w:sz="4" w:space="0" w:color="auto"/>
              <w:bottom w:val="single" w:sz="4" w:space="0" w:color="auto"/>
              <w:right w:val="single" w:sz="4" w:space="0" w:color="auto"/>
            </w:tcBorders>
            <w:tcMar>
              <w:top w:w="15" w:type="dxa"/>
              <w:left w:w="15" w:type="dxa"/>
              <w:right w:w="15" w:type="dxa"/>
            </w:tcMar>
          </w:tcPr>
          <w:p w14:paraId="6BF069FA" w14:textId="77777777" w:rsidR="002305A4" w:rsidRDefault="002305A4" w:rsidP="00102221">
            <w:pPr>
              <w:spacing w:after="0"/>
              <w:rPr>
                <w:ins w:id="97" w:author="Burns, Willaton (FAA)" w:date="2026-07-23T08:57:00Z" w16du:dateUtc="2026-07-23T12:57:00Z"/>
                <w:rFonts w:ascii="Calibri" w:eastAsia="Calibri" w:hAnsi="Calibri" w:cs="Calibri"/>
                <w:color w:val="000000" w:themeColor="text1"/>
              </w:rPr>
            </w:pPr>
            <w:ins w:id="98" w:author="Burns, Willaton (FAA)" w:date="2026-07-23T08:57:00Z" w16du:dateUtc="2026-07-23T12:57:00Z">
              <w:r w:rsidRPr="68A76D32">
                <w:rPr>
                  <w:rFonts w:ascii="Calibri" w:eastAsia="Calibri" w:hAnsi="Calibri" w:cs="Calibri"/>
                  <w:color w:val="000000" w:themeColor="text1"/>
                </w:rPr>
                <w:t>(B)undle</w:t>
              </w:r>
              <w:r>
                <w:br/>
              </w:r>
              <w:r w:rsidRPr="68A76D32">
                <w:rPr>
                  <w:rFonts w:ascii="Calibri" w:eastAsia="Calibri" w:hAnsi="Calibri" w:cs="Calibri"/>
                  <w:color w:val="000000" w:themeColor="text1"/>
                </w:rPr>
                <w:t xml:space="preserve"> (L)abor Categories   (P)roduct-based services                  (T)raining             (Z) Non-product items</w:t>
              </w:r>
            </w:ins>
          </w:p>
        </w:tc>
      </w:tr>
    </w:tbl>
    <w:tbl>
      <w:tblPr>
        <w:tblStyle w:val="TableGrid"/>
        <w:tblW w:w="0" w:type="auto"/>
        <w:tblLook w:val="04A0" w:firstRow="1" w:lastRow="0" w:firstColumn="1" w:lastColumn="0" w:noHBand="0" w:noVBand="1"/>
        <w:tblPrChange w:id="99" w:author="Burns, Willaton (FAA)" w:date="2026-07-23T08:57:00Z" w16du:dateUtc="2026-07-23T12:57:00Z">
          <w:tblPr>
            <w:tblStyle w:val="TableGrid"/>
            <w:tblW w:w="0" w:type="auto"/>
            <w:tblLook w:val="04A0" w:firstRow="1" w:lastRow="0" w:firstColumn="1" w:lastColumn="0" w:noHBand="0" w:noVBand="1"/>
          </w:tblPr>
        </w:tblPrChange>
      </w:tblPr>
      <w:tblGrid>
        <w:gridCol w:w="957"/>
        <w:gridCol w:w="1259"/>
        <w:gridCol w:w="2014"/>
        <w:gridCol w:w="2311"/>
        <w:gridCol w:w="1498"/>
        <w:gridCol w:w="1311"/>
        <w:tblGridChange w:id="100">
          <w:tblGrid>
            <w:gridCol w:w="957"/>
            <w:gridCol w:w="1259"/>
            <w:gridCol w:w="2014"/>
            <w:gridCol w:w="2311"/>
            <w:gridCol w:w="1498"/>
            <w:gridCol w:w="1311"/>
          </w:tblGrid>
        </w:tblGridChange>
      </w:tblGrid>
      <w:tr w:rsidR="00D21C7F" w:rsidRPr="00D21C7F" w14:paraId="008027BD" w14:textId="77777777" w:rsidTr="002305A4">
        <w:trPr>
          <w:trHeight w:val="600"/>
          <w:trPrChange w:id="101" w:author="Burns, Willaton (FAA)" w:date="2026-07-23T08:57:00Z" w16du:dateUtc="2026-07-23T12:57:00Z">
            <w:trPr>
              <w:trHeight w:val="600"/>
            </w:trPr>
          </w:trPrChange>
        </w:trPr>
        <w:tc>
          <w:tcPr>
            <w:tcW w:w="1165" w:type="dxa"/>
            <w:tcPrChange w:id="102" w:author="Burns, Willaton (FAA)" w:date="2026-07-23T08:57:00Z" w16du:dateUtc="2026-07-23T12:57:00Z">
              <w:tcPr>
                <w:tcW w:w="1165" w:type="dxa"/>
              </w:tcPr>
            </w:tcPrChange>
          </w:tcPr>
          <w:p w14:paraId="10340846" w14:textId="3D28F3CD" w:rsidR="00D21C7F" w:rsidRPr="00D21C7F" w:rsidRDefault="00D21C7F" w:rsidP="00D21C7F">
            <w:pPr>
              <w:pStyle w:val="BodyText"/>
              <w:rPr>
                <w:b/>
                <w:bCs/>
                <w:sz w:val="24"/>
                <w:szCs w:val="24"/>
              </w:rPr>
            </w:pPr>
            <w:del w:id="103" w:author="Burns, Willaton (FAA)" w:date="2026-07-23T08:57:00Z" w16du:dateUtc="2026-07-23T12:57:00Z">
              <w:r w:rsidRPr="00D21C7F" w:rsidDel="002305A4">
                <w:rPr>
                  <w:b/>
                  <w:bCs/>
                  <w:sz w:val="24"/>
                  <w:szCs w:val="24"/>
                </w:rPr>
                <w:delText>Category #</w:delText>
              </w:r>
            </w:del>
          </w:p>
        </w:tc>
        <w:tc>
          <w:tcPr>
            <w:tcW w:w="1234" w:type="dxa"/>
            <w:tcPrChange w:id="104" w:author="Burns, Willaton (FAA)" w:date="2026-07-23T08:57:00Z" w16du:dateUtc="2026-07-23T12:57:00Z">
              <w:tcPr>
                <w:tcW w:w="1234" w:type="dxa"/>
              </w:tcPr>
            </w:tcPrChange>
          </w:tcPr>
          <w:p w14:paraId="372E18C2" w14:textId="762D2673" w:rsidR="00D21C7F" w:rsidRPr="00D21C7F" w:rsidRDefault="00D21C7F" w:rsidP="00D21C7F">
            <w:pPr>
              <w:pStyle w:val="BodyText"/>
              <w:rPr>
                <w:b/>
                <w:bCs/>
                <w:sz w:val="24"/>
                <w:szCs w:val="24"/>
              </w:rPr>
            </w:pPr>
            <w:del w:id="105" w:author="Burns, Willaton (FAA)" w:date="2026-07-23T08:57:00Z" w16du:dateUtc="2026-07-23T12:57:00Z">
              <w:r w:rsidRPr="00D21C7F" w:rsidDel="002305A4">
                <w:rPr>
                  <w:b/>
                  <w:bCs/>
                  <w:sz w:val="24"/>
                  <w:szCs w:val="24"/>
                </w:rPr>
                <w:delText xml:space="preserve">Category </w:delText>
              </w:r>
            </w:del>
          </w:p>
        </w:tc>
        <w:tc>
          <w:tcPr>
            <w:tcW w:w="1774" w:type="dxa"/>
            <w:tcPrChange w:id="106" w:author="Burns, Willaton (FAA)" w:date="2026-07-23T08:57:00Z" w16du:dateUtc="2026-07-23T12:57:00Z">
              <w:tcPr>
                <w:tcW w:w="1774" w:type="dxa"/>
              </w:tcPr>
            </w:tcPrChange>
          </w:tcPr>
          <w:p w14:paraId="7E788E35" w14:textId="2566DCB1" w:rsidR="00D21C7F" w:rsidRPr="00D21C7F" w:rsidRDefault="00D21C7F" w:rsidP="00D21C7F">
            <w:pPr>
              <w:pStyle w:val="BodyText"/>
              <w:rPr>
                <w:b/>
                <w:bCs/>
                <w:sz w:val="24"/>
                <w:szCs w:val="24"/>
              </w:rPr>
            </w:pPr>
            <w:del w:id="107" w:author="Burns, Willaton (FAA)" w:date="2026-07-23T08:57:00Z" w16du:dateUtc="2026-07-23T12:57:00Z">
              <w:r w:rsidRPr="00D21C7F" w:rsidDel="002305A4">
                <w:rPr>
                  <w:b/>
                  <w:bCs/>
                  <w:sz w:val="24"/>
                  <w:szCs w:val="24"/>
                </w:rPr>
                <w:delText>Sub-Category</w:delText>
              </w:r>
            </w:del>
          </w:p>
        </w:tc>
        <w:tc>
          <w:tcPr>
            <w:tcW w:w="2124" w:type="dxa"/>
            <w:tcPrChange w:id="108" w:author="Burns, Willaton (FAA)" w:date="2026-07-23T08:57:00Z" w16du:dateUtc="2026-07-23T12:57:00Z">
              <w:tcPr>
                <w:tcW w:w="2124" w:type="dxa"/>
              </w:tcPr>
            </w:tcPrChange>
          </w:tcPr>
          <w:p w14:paraId="71F48F3F" w14:textId="2DA81CD5" w:rsidR="00D21C7F" w:rsidRPr="00D21C7F" w:rsidRDefault="00D21C7F" w:rsidP="00D21C7F">
            <w:pPr>
              <w:pStyle w:val="BodyText"/>
              <w:rPr>
                <w:b/>
                <w:bCs/>
                <w:sz w:val="24"/>
                <w:szCs w:val="24"/>
              </w:rPr>
            </w:pPr>
            <w:del w:id="109" w:author="Burns, Willaton (FAA)" w:date="2026-07-23T08:57:00Z" w16du:dateUtc="2026-07-23T12:57:00Z">
              <w:r w:rsidRPr="00D21C7F" w:rsidDel="002305A4">
                <w:rPr>
                  <w:b/>
                  <w:bCs/>
                  <w:sz w:val="24"/>
                  <w:szCs w:val="24"/>
                </w:rPr>
                <w:delText>Category/Item Description #1</w:delText>
              </w:r>
            </w:del>
          </w:p>
        </w:tc>
        <w:tc>
          <w:tcPr>
            <w:tcW w:w="1630" w:type="dxa"/>
            <w:tcPrChange w:id="110" w:author="Burns, Willaton (FAA)" w:date="2026-07-23T08:57:00Z" w16du:dateUtc="2026-07-23T12:57:00Z">
              <w:tcPr>
                <w:tcW w:w="1630" w:type="dxa"/>
              </w:tcPr>
            </w:tcPrChange>
          </w:tcPr>
          <w:p w14:paraId="4E2857CD" w14:textId="68A2190E" w:rsidR="00D21C7F" w:rsidRPr="00D21C7F" w:rsidRDefault="00D21C7F" w:rsidP="00D21C7F">
            <w:pPr>
              <w:pStyle w:val="BodyText"/>
              <w:rPr>
                <w:b/>
                <w:bCs/>
                <w:sz w:val="24"/>
                <w:szCs w:val="24"/>
              </w:rPr>
            </w:pPr>
            <w:del w:id="111" w:author="Burns, Willaton (FAA)" w:date="2026-07-23T08:57:00Z" w16du:dateUtc="2026-07-23T12:57:00Z">
              <w:r w:rsidRPr="00D21C7F" w:rsidDel="002305A4">
                <w:rPr>
                  <w:b/>
                  <w:bCs/>
                  <w:sz w:val="24"/>
                  <w:szCs w:val="24"/>
                </w:rPr>
                <w:delText>Category/Item Description #2</w:delText>
              </w:r>
            </w:del>
          </w:p>
        </w:tc>
        <w:tc>
          <w:tcPr>
            <w:tcW w:w="1423" w:type="dxa"/>
            <w:tcPrChange w:id="112" w:author="Burns, Willaton (FAA)" w:date="2026-07-23T08:57:00Z" w16du:dateUtc="2026-07-23T12:57:00Z">
              <w:tcPr>
                <w:tcW w:w="1423" w:type="dxa"/>
              </w:tcPr>
            </w:tcPrChange>
          </w:tcPr>
          <w:p w14:paraId="7CBD2D4F" w14:textId="475024D7" w:rsidR="00D21C7F" w:rsidRPr="00D21C7F" w:rsidRDefault="00D21C7F" w:rsidP="00D21C7F">
            <w:pPr>
              <w:pStyle w:val="BodyText"/>
              <w:rPr>
                <w:b/>
                <w:bCs/>
                <w:sz w:val="24"/>
                <w:szCs w:val="24"/>
              </w:rPr>
            </w:pPr>
            <w:del w:id="113" w:author="Burns, Willaton (FAA)" w:date="2026-07-23T08:57:00Z" w16du:dateUtc="2026-07-23T12:57:00Z">
              <w:r w:rsidRPr="00D21C7F" w:rsidDel="002305A4">
                <w:rPr>
                  <w:b/>
                  <w:bCs/>
                  <w:sz w:val="24"/>
                  <w:szCs w:val="24"/>
                </w:rPr>
                <w:delText>Category Indicator</w:delText>
              </w:r>
            </w:del>
          </w:p>
        </w:tc>
      </w:tr>
      <w:tr w:rsidR="00D21C7F" w:rsidRPr="00D21C7F" w14:paraId="5C59FB80" w14:textId="77777777" w:rsidTr="002305A4">
        <w:trPr>
          <w:trHeight w:val="3270"/>
          <w:trPrChange w:id="114" w:author="Burns, Willaton (FAA)" w:date="2026-07-23T08:57:00Z" w16du:dateUtc="2026-07-23T12:57:00Z">
            <w:trPr>
              <w:trHeight w:val="3270"/>
            </w:trPr>
          </w:trPrChange>
        </w:trPr>
        <w:tc>
          <w:tcPr>
            <w:tcW w:w="1165" w:type="dxa"/>
            <w:tcPrChange w:id="115" w:author="Burns, Willaton (FAA)" w:date="2026-07-23T08:57:00Z" w16du:dateUtc="2026-07-23T12:57:00Z">
              <w:tcPr>
                <w:tcW w:w="1165" w:type="dxa"/>
              </w:tcPr>
            </w:tcPrChange>
          </w:tcPr>
          <w:p w14:paraId="4F8130D6" w14:textId="074CE73D" w:rsidR="00D21C7F" w:rsidRPr="00D21C7F" w:rsidRDefault="00D21C7F" w:rsidP="00D21C7F">
            <w:pPr>
              <w:pStyle w:val="BodyText"/>
              <w:rPr>
                <w:sz w:val="24"/>
                <w:szCs w:val="24"/>
              </w:rPr>
            </w:pPr>
            <w:del w:id="116" w:author="Burns, Willaton (FAA)" w:date="2026-07-23T08:57:00Z" w16du:dateUtc="2026-07-23T12:57:00Z">
              <w:r w:rsidRPr="00D21C7F" w:rsidDel="002305A4">
                <w:rPr>
                  <w:sz w:val="24"/>
                  <w:szCs w:val="24"/>
                </w:rPr>
                <w:lastRenderedPageBreak/>
                <w:delText>1</w:delText>
              </w:r>
            </w:del>
          </w:p>
        </w:tc>
        <w:tc>
          <w:tcPr>
            <w:tcW w:w="1234" w:type="dxa"/>
            <w:tcPrChange w:id="117" w:author="Burns, Willaton (FAA)" w:date="2026-07-23T08:57:00Z" w16du:dateUtc="2026-07-23T12:57:00Z">
              <w:tcPr>
                <w:tcW w:w="1234" w:type="dxa"/>
              </w:tcPr>
            </w:tcPrChange>
          </w:tcPr>
          <w:p w14:paraId="2A3B5DE8" w14:textId="7BB5C4D4" w:rsidR="00D21C7F" w:rsidRPr="00D21C7F" w:rsidRDefault="00D21C7F" w:rsidP="00D21C7F">
            <w:pPr>
              <w:pStyle w:val="BodyText"/>
              <w:rPr>
                <w:sz w:val="24"/>
                <w:szCs w:val="24"/>
              </w:rPr>
            </w:pPr>
            <w:del w:id="118" w:author="Burns, Willaton (FAA)" w:date="2026-07-23T08:57:00Z" w16du:dateUtc="2026-07-23T12:57:00Z">
              <w:r w:rsidRPr="00D21C7F" w:rsidDel="002305A4">
                <w:rPr>
                  <w:sz w:val="24"/>
                  <w:szCs w:val="24"/>
                </w:rPr>
                <w:delText xml:space="preserve">NEW HW/SW                    </w:delText>
              </w:r>
            </w:del>
          </w:p>
        </w:tc>
        <w:tc>
          <w:tcPr>
            <w:tcW w:w="1774" w:type="dxa"/>
            <w:tcPrChange w:id="119" w:author="Burns, Willaton (FAA)" w:date="2026-07-23T08:57:00Z" w16du:dateUtc="2026-07-23T12:57:00Z">
              <w:tcPr>
                <w:tcW w:w="1774" w:type="dxa"/>
              </w:tcPr>
            </w:tcPrChange>
          </w:tcPr>
          <w:p w14:paraId="428E5C41" w14:textId="394DE0CC" w:rsidR="00D21C7F" w:rsidRPr="00D21C7F" w:rsidRDefault="00D21C7F" w:rsidP="00D21C7F">
            <w:pPr>
              <w:pStyle w:val="BodyText"/>
              <w:rPr>
                <w:sz w:val="24"/>
                <w:szCs w:val="24"/>
              </w:rPr>
            </w:pPr>
            <w:del w:id="120" w:author="Burns, Willaton (FAA)" w:date="2026-07-23T08:57:00Z" w16du:dateUtc="2026-07-23T12:57:00Z">
              <w:r w:rsidRPr="00D21C7F" w:rsidDel="002305A4">
                <w:rPr>
                  <w:sz w:val="24"/>
                  <w:szCs w:val="24"/>
                </w:rPr>
                <w:br/>
                <w:delText xml:space="preserve">Hardware equipment </w:delText>
              </w:r>
              <w:r w:rsidRPr="00D21C7F" w:rsidDel="002305A4">
                <w:rPr>
                  <w:sz w:val="24"/>
                  <w:szCs w:val="24"/>
                </w:rPr>
                <w:br/>
                <w:delText xml:space="preserve">Software license types, software subscriptions                    </w:delText>
              </w:r>
            </w:del>
          </w:p>
        </w:tc>
        <w:tc>
          <w:tcPr>
            <w:tcW w:w="2124" w:type="dxa"/>
            <w:tcPrChange w:id="121" w:author="Burns, Willaton (FAA)" w:date="2026-07-23T08:57:00Z" w16du:dateUtc="2026-07-23T12:57:00Z">
              <w:tcPr>
                <w:tcW w:w="2124" w:type="dxa"/>
              </w:tcPr>
            </w:tcPrChange>
          </w:tcPr>
          <w:p w14:paraId="6A7614AF" w14:textId="0F036243" w:rsidR="00D21C7F" w:rsidRPr="00D21C7F" w:rsidRDefault="00D21C7F" w:rsidP="00D21C7F">
            <w:pPr>
              <w:pStyle w:val="BodyText"/>
              <w:rPr>
                <w:sz w:val="24"/>
                <w:szCs w:val="24"/>
              </w:rPr>
            </w:pPr>
            <w:del w:id="122" w:author="Burns, Willaton (FAA)" w:date="2026-07-23T08:57:00Z" w16du:dateUtc="2026-07-23T12:57:00Z">
              <w:r w:rsidRPr="00D21C7F" w:rsidDel="002305A4">
                <w:rPr>
                  <w:sz w:val="24"/>
                  <w:szCs w:val="24"/>
                </w:rPr>
                <w:delText xml:space="preserve">Personal Computing Devices, Network Infrastructure Components, Computer Peripherals, Accessories, Audio/Visual Equip, Misc. Equip/Components that </w:delText>
              </w:r>
              <w:r w:rsidR="00EE5EBB" w:rsidRPr="00D21C7F" w:rsidDel="002305A4">
                <w:rPr>
                  <w:sz w:val="24"/>
                  <w:szCs w:val="24"/>
                </w:rPr>
                <w:delText>directly</w:delText>
              </w:r>
              <w:r w:rsidRPr="00D21C7F" w:rsidDel="002305A4">
                <w:rPr>
                  <w:sz w:val="24"/>
                  <w:szCs w:val="24"/>
                </w:rPr>
                <w:delText xml:space="preserve"> support complete product solutions, COTS software license incl tier/qty levels, Enterprise License Agreement (ELA), Unlimited License Agreement (ULA), </w:delText>
              </w:r>
              <w:r w:rsidR="00EE5EBB" w:rsidRPr="00D21C7F" w:rsidDel="002305A4">
                <w:rPr>
                  <w:sz w:val="24"/>
                  <w:szCs w:val="24"/>
                </w:rPr>
                <w:delText>initial</w:delText>
              </w:r>
              <w:r w:rsidRPr="00D21C7F" w:rsidDel="002305A4">
                <w:rPr>
                  <w:sz w:val="24"/>
                  <w:szCs w:val="24"/>
                </w:rPr>
                <w:delText xml:space="preserve"> maint</w:delText>
              </w:r>
              <w:r w:rsidR="00EE5EBB" w:rsidDel="002305A4">
                <w:rPr>
                  <w:sz w:val="24"/>
                  <w:szCs w:val="24"/>
                </w:rPr>
                <w:delText>enance</w:delText>
              </w:r>
              <w:r w:rsidRPr="00D21C7F" w:rsidDel="002305A4">
                <w:rPr>
                  <w:sz w:val="24"/>
                  <w:szCs w:val="24"/>
                </w:rPr>
                <w:delText>/warranty/24x7 support</w:delText>
              </w:r>
            </w:del>
          </w:p>
        </w:tc>
        <w:tc>
          <w:tcPr>
            <w:tcW w:w="1630" w:type="dxa"/>
            <w:tcPrChange w:id="123" w:author="Burns, Willaton (FAA)" w:date="2026-07-23T08:57:00Z" w16du:dateUtc="2026-07-23T12:57:00Z">
              <w:tcPr>
                <w:tcW w:w="1630" w:type="dxa"/>
              </w:tcPr>
            </w:tcPrChange>
          </w:tcPr>
          <w:p w14:paraId="4F046D11" w14:textId="7F49222E" w:rsidR="00D21C7F" w:rsidRPr="00D21C7F" w:rsidRDefault="00D21C7F" w:rsidP="00D21C7F">
            <w:pPr>
              <w:pStyle w:val="BodyText"/>
              <w:rPr>
                <w:sz w:val="24"/>
                <w:szCs w:val="24"/>
              </w:rPr>
            </w:pPr>
            <w:del w:id="124" w:author="Burns, Willaton (FAA)" w:date="2026-07-23T08:57:00Z" w16du:dateUtc="2026-07-23T12:57:00Z">
              <w:r w:rsidRPr="00D21C7F" w:rsidDel="002305A4">
                <w:rPr>
                  <w:sz w:val="24"/>
                  <w:szCs w:val="24"/>
                </w:rPr>
                <w:delText xml:space="preserve">Additional items that will be required for the new purchase: Hardware Asset tags, Hardware Install (incl delivery), Hardware warranty (new, extended, onsite warranty services).                                            Non-product HW/SW items with varying price </w:delText>
              </w:r>
            </w:del>
          </w:p>
        </w:tc>
        <w:tc>
          <w:tcPr>
            <w:tcW w:w="1423" w:type="dxa"/>
            <w:tcPrChange w:id="125" w:author="Burns, Willaton (FAA)" w:date="2026-07-23T08:57:00Z" w16du:dateUtc="2026-07-23T12:57:00Z">
              <w:tcPr>
                <w:tcW w:w="1423" w:type="dxa"/>
              </w:tcPr>
            </w:tcPrChange>
          </w:tcPr>
          <w:p w14:paraId="77D909CD" w14:textId="671DDA35" w:rsidR="00D21C7F" w:rsidRPr="00D21C7F" w:rsidRDefault="00D21C7F" w:rsidP="00D21C7F">
            <w:pPr>
              <w:pStyle w:val="BodyText"/>
              <w:rPr>
                <w:sz w:val="24"/>
                <w:szCs w:val="24"/>
              </w:rPr>
            </w:pPr>
            <w:del w:id="126" w:author="Burns, Willaton (FAA)" w:date="2026-07-23T08:57:00Z" w16du:dateUtc="2026-07-23T12:57:00Z">
              <w:r w:rsidRPr="00D21C7F" w:rsidDel="002305A4">
                <w:rPr>
                  <w:sz w:val="24"/>
                  <w:szCs w:val="24"/>
                </w:rPr>
                <w:delText xml:space="preserve">(A)sset Tags </w:delText>
              </w:r>
              <w:r w:rsidRPr="00D21C7F" w:rsidDel="002305A4">
                <w:rPr>
                  <w:sz w:val="24"/>
                  <w:szCs w:val="24"/>
                </w:rPr>
                <w:br/>
                <w:delText>(H)ardware</w:delText>
              </w:r>
              <w:r w:rsidRPr="00D21C7F" w:rsidDel="002305A4">
                <w:rPr>
                  <w:sz w:val="24"/>
                  <w:szCs w:val="24"/>
                </w:rPr>
                <w:br/>
                <w:delText>(I)nstall HW</w:delText>
              </w:r>
              <w:r w:rsidRPr="00D21C7F" w:rsidDel="002305A4">
                <w:rPr>
                  <w:sz w:val="24"/>
                  <w:szCs w:val="24"/>
                </w:rPr>
                <w:br/>
                <w:delText>(S)oftware</w:delText>
              </w:r>
              <w:r w:rsidRPr="00D21C7F" w:rsidDel="002305A4">
                <w:rPr>
                  <w:sz w:val="24"/>
                  <w:szCs w:val="24"/>
                </w:rPr>
                <w:br/>
                <w:delText xml:space="preserve">(W)arranty          </w:delText>
              </w:r>
              <w:r w:rsidRPr="00D21C7F" w:rsidDel="002305A4">
                <w:rPr>
                  <w:sz w:val="24"/>
                  <w:szCs w:val="24"/>
                </w:rPr>
                <w:br/>
                <w:delText>(Z) Non-product item</w:delText>
              </w:r>
            </w:del>
          </w:p>
        </w:tc>
      </w:tr>
      <w:tr w:rsidR="00D21C7F" w:rsidRPr="00D21C7F" w14:paraId="28017763" w14:textId="77777777" w:rsidTr="002305A4">
        <w:trPr>
          <w:trHeight w:val="1609"/>
          <w:trPrChange w:id="127" w:author="Burns, Willaton (FAA)" w:date="2026-07-23T08:57:00Z" w16du:dateUtc="2026-07-23T12:57:00Z">
            <w:trPr>
              <w:trHeight w:val="1609"/>
            </w:trPr>
          </w:trPrChange>
        </w:trPr>
        <w:tc>
          <w:tcPr>
            <w:tcW w:w="1165" w:type="dxa"/>
            <w:tcPrChange w:id="128" w:author="Burns, Willaton (FAA)" w:date="2026-07-23T08:57:00Z" w16du:dateUtc="2026-07-23T12:57:00Z">
              <w:tcPr>
                <w:tcW w:w="1165" w:type="dxa"/>
              </w:tcPr>
            </w:tcPrChange>
          </w:tcPr>
          <w:p w14:paraId="03124B6D" w14:textId="23AED574" w:rsidR="00D21C7F" w:rsidRPr="00D21C7F" w:rsidRDefault="00D21C7F" w:rsidP="00D21C7F">
            <w:pPr>
              <w:pStyle w:val="BodyText"/>
              <w:rPr>
                <w:sz w:val="24"/>
                <w:szCs w:val="24"/>
              </w:rPr>
            </w:pPr>
            <w:del w:id="129" w:author="Burns, Willaton (FAA)" w:date="2026-07-23T08:57:00Z" w16du:dateUtc="2026-07-23T12:57:00Z">
              <w:r w:rsidRPr="00D21C7F" w:rsidDel="002305A4">
                <w:rPr>
                  <w:sz w:val="24"/>
                  <w:szCs w:val="24"/>
                </w:rPr>
                <w:delText>2</w:delText>
              </w:r>
            </w:del>
          </w:p>
        </w:tc>
        <w:tc>
          <w:tcPr>
            <w:tcW w:w="1234" w:type="dxa"/>
            <w:tcPrChange w:id="130" w:author="Burns, Willaton (FAA)" w:date="2026-07-23T08:57:00Z" w16du:dateUtc="2026-07-23T12:57:00Z">
              <w:tcPr>
                <w:tcW w:w="1234" w:type="dxa"/>
              </w:tcPr>
            </w:tcPrChange>
          </w:tcPr>
          <w:p w14:paraId="6FE4339E" w14:textId="4FB66789" w:rsidR="00D21C7F" w:rsidRPr="00D21C7F" w:rsidRDefault="00D21C7F" w:rsidP="00D21C7F">
            <w:pPr>
              <w:pStyle w:val="BodyText"/>
              <w:rPr>
                <w:sz w:val="24"/>
                <w:szCs w:val="24"/>
              </w:rPr>
            </w:pPr>
            <w:del w:id="131" w:author="Burns, Willaton (FAA)" w:date="2026-07-23T08:57:00Z" w16du:dateUtc="2026-07-23T12:57:00Z">
              <w:r w:rsidRPr="00D21C7F" w:rsidDel="002305A4">
                <w:rPr>
                  <w:sz w:val="24"/>
                  <w:szCs w:val="24"/>
                </w:rPr>
                <w:delText>ANNUAL HW/SW</w:delText>
              </w:r>
              <w:r w:rsidRPr="00D21C7F" w:rsidDel="002305A4">
                <w:rPr>
                  <w:sz w:val="24"/>
                  <w:szCs w:val="24"/>
                </w:rPr>
                <w:br/>
                <w:delText xml:space="preserve">          </w:delText>
              </w:r>
            </w:del>
          </w:p>
        </w:tc>
        <w:tc>
          <w:tcPr>
            <w:tcW w:w="1774" w:type="dxa"/>
            <w:tcPrChange w:id="132" w:author="Burns, Willaton (FAA)" w:date="2026-07-23T08:57:00Z" w16du:dateUtc="2026-07-23T12:57:00Z">
              <w:tcPr>
                <w:tcW w:w="1774" w:type="dxa"/>
              </w:tcPr>
            </w:tcPrChange>
          </w:tcPr>
          <w:p w14:paraId="209D15E2" w14:textId="3339E942" w:rsidR="00D21C7F" w:rsidRPr="00D21C7F" w:rsidRDefault="00D21C7F" w:rsidP="00D21C7F">
            <w:pPr>
              <w:pStyle w:val="BodyText"/>
              <w:rPr>
                <w:sz w:val="24"/>
                <w:szCs w:val="24"/>
              </w:rPr>
            </w:pPr>
            <w:del w:id="133" w:author="Burns, Willaton (FAA)" w:date="2026-07-23T08:57:00Z" w16du:dateUtc="2026-07-23T12:57:00Z">
              <w:r w:rsidRPr="00D21C7F" w:rsidDel="002305A4">
                <w:rPr>
                  <w:sz w:val="24"/>
                  <w:szCs w:val="24"/>
                </w:rPr>
                <w:br/>
                <w:delText xml:space="preserve">HW Maintenance, 24X7 support </w:delText>
              </w:r>
              <w:r w:rsidRPr="00D21C7F" w:rsidDel="002305A4">
                <w:rPr>
                  <w:sz w:val="24"/>
                  <w:szCs w:val="24"/>
                </w:rPr>
                <w:br/>
                <w:delText xml:space="preserve">SW Renewals, Maintenance, 24x7 support          </w:delText>
              </w:r>
            </w:del>
          </w:p>
        </w:tc>
        <w:tc>
          <w:tcPr>
            <w:tcW w:w="2124" w:type="dxa"/>
            <w:tcPrChange w:id="134" w:author="Burns, Willaton (FAA)" w:date="2026-07-23T08:57:00Z" w16du:dateUtc="2026-07-23T12:57:00Z">
              <w:tcPr>
                <w:tcW w:w="2124" w:type="dxa"/>
              </w:tcPr>
            </w:tcPrChange>
          </w:tcPr>
          <w:p w14:paraId="455D55A5" w14:textId="67A800F7" w:rsidR="00D21C7F" w:rsidRPr="00D21C7F" w:rsidRDefault="00D21C7F" w:rsidP="00D21C7F">
            <w:pPr>
              <w:pStyle w:val="BodyText"/>
              <w:rPr>
                <w:sz w:val="24"/>
                <w:szCs w:val="24"/>
              </w:rPr>
            </w:pPr>
            <w:del w:id="135" w:author="Burns, Willaton (FAA)" w:date="2026-07-23T08:57:00Z" w16du:dateUtc="2026-07-23T12:57:00Z">
              <w:r w:rsidRPr="00D21C7F" w:rsidDel="002305A4">
                <w:rPr>
                  <w:sz w:val="24"/>
                  <w:szCs w:val="24"/>
                </w:rPr>
                <w:delText>Maint</w:delText>
              </w:r>
              <w:r w:rsidR="00EE5EBB" w:rsidDel="002305A4">
                <w:rPr>
                  <w:sz w:val="24"/>
                  <w:szCs w:val="24"/>
                </w:rPr>
                <w:delText>enance</w:delText>
              </w:r>
              <w:r w:rsidRPr="00D21C7F" w:rsidDel="002305A4">
                <w:rPr>
                  <w:sz w:val="24"/>
                  <w:szCs w:val="24"/>
                </w:rPr>
                <w:delText xml:space="preserve"> agreements, ELA/ULA, SW license incl. tier/qty levels, </w:delText>
              </w:r>
              <w:r w:rsidR="00EE5EBB" w:rsidDel="002305A4">
                <w:rPr>
                  <w:sz w:val="24"/>
                  <w:szCs w:val="24"/>
                </w:rPr>
                <w:delText>SW</w:delText>
              </w:r>
              <w:r w:rsidRPr="00D21C7F" w:rsidDel="002305A4">
                <w:rPr>
                  <w:sz w:val="24"/>
                  <w:szCs w:val="24"/>
                </w:rPr>
                <w:delText xml:space="preserve"> </w:delText>
              </w:r>
              <w:r w:rsidR="00EE5EBB" w:rsidDel="002305A4">
                <w:rPr>
                  <w:sz w:val="24"/>
                  <w:szCs w:val="24"/>
                </w:rPr>
                <w:delText>maintenance</w:delText>
              </w:r>
              <w:r w:rsidRPr="00D21C7F" w:rsidDel="002305A4">
                <w:rPr>
                  <w:sz w:val="24"/>
                  <w:szCs w:val="24"/>
                </w:rPr>
                <w:delText xml:space="preserve"> as a product, </w:delText>
              </w:r>
              <w:r w:rsidR="00EE5EBB" w:rsidDel="002305A4">
                <w:rPr>
                  <w:sz w:val="24"/>
                  <w:szCs w:val="24"/>
                </w:rPr>
                <w:delText>SW</w:delText>
              </w:r>
              <w:r w:rsidRPr="00D21C7F" w:rsidDel="002305A4">
                <w:rPr>
                  <w:sz w:val="24"/>
                  <w:szCs w:val="24"/>
                </w:rPr>
                <w:delText xml:space="preserve"> maint</w:delText>
              </w:r>
              <w:r w:rsidR="00EE5EBB" w:rsidDel="002305A4">
                <w:rPr>
                  <w:sz w:val="24"/>
                  <w:szCs w:val="24"/>
                </w:rPr>
                <w:delText>enance</w:delText>
              </w:r>
              <w:r w:rsidRPr="00D21C7F" w:rsidDel="002305A4">
                <w:rPr>
                  <w:sz w:val="24"/>
                  <w:szCs w:val="24"/>
                </w:rPr>
                <w:delText xml:space="preserve"> as a service</w:delText>
              </w:r>
            </w:del>
          </w:p>
        </w:tc>
        <w:tc>
          <w:tcPr>
            <w:tcW w:w="1630" w:type="dxa"/>
            <w:tcPrChange w:id="136" w:author="Burns, Willaton (FAA)" w:date="2026-07-23T08:57:00Z" w16du:dateUtc="2026-07-23T12:57:00Z">
              <w:tcPr>
                <w:tcW w:w="1630" w:type="dxa"/>
              </w:tcPr>
            </w:tcPrChange>
          </w:tcPr>
          <w:p w14:paraId="28AB6CEA" w14:textId="0C0A2BF5" w:rsidR="00D21C7F" w:rsidRPr="00D21C7F" w:rsidRDefault="00D21C7F" w:rsidP="00D21C7F">
            <w:pPr>
              <w:pStyle w:val="BodyText"/>
              <w:rPr>
                <w:sz w:val="24"/>
                <w:szCs w:val="24"/>
              </w:rPr>
            </w:pPr>
            <w:del w:id="137" w:author="Burns, Willaton (FAA)" w:date="2026-07-23T08:57:00Z" w16du:dateUtc="2026-07-23T12:57:00Z">
              <w:r w:rsidRPr="00D21C7F" w:rsidDel="002305A4">
                <w:rPr>
                  <w:sz w:val="24"/>
                  <w:szCs w:val="24"/>
                </w:rPr>
                <w:delText>Additional items for Non-product HW/SW items with varying price</w:delText>
              </w:r>
            </w:del>
          </w:p>
        </w:tc>
        <w:tc>
          <w:tcPr>
            <w:tcW w:w="1423" w:type="dxa"/>
            <w:tcPrChange w:id="138" w:author="Burns, Willaton (FAA)" w:date="2026-07-23T08:57:00Z" w16du:dateUtc="2026-07-23T12:57:00Z">
              <w:tcPr>
                <w:tcW w:w="1423" w:type="dxa"/>
              </w:tcPr>
            </w:tcPrChange>
          </w:tcPr>
          <w:p w14:paraId="537E1BE8" w14:textId="2C4FCA21" w:rsidR="00D21C7F" w:rsidRPr="00D21C7F" w:rsidRDefault="00D21C7F" w:rsidP="00D21C7F">
            <w:pPr>
              <w:pStyle w:val="BodyText"/>
              <w:rPr>
                <w:sz w:val="24"/>
                <w:szCs w:val="24"/>
              </w:rPr>
            </w:pPr>
            <w:del w:id="139" w:author="Burns, Willaton (FAA)" w:date="2026-07-23T08:57:00Z" w16du:dateUtc="2026-07-23T12:57:00Z">
              <w:r w:rsidRPr="00D21C7F" w:rsidDel="002305A4">
                <w:rPr>
                  <w:sz w:val="24"/>
                  <w:szCs w:val="24"/>
                </w:rPr>
                <w:delText>(M)aintenance</w:delText>
              </w:r>
              <w:r w:rsidRPr="00D21C7F" w:rsidDel="002305A4">
                <w:rPr>
                  <w:sz w:val="24"/>
                  <w:szCs w:val="24"/>
                </w:rPr>
                <w:br/>
                <w:delText xml:space="preserve">(R)enewals         </w:delText>
              </w:r>
              <w:r w:rsidRPr="00D21C7F" w:rsidDel="002305A4">
                <w:rPr>
                  <w:sz w:val="24"/>
                  <w:szCs w:val="24"/>
                </w:rPr>
                <w:br/>
                <w:delText>(Z) Non-product items</w:delText>
              </w:r>
            </w:del>
          </w:p>
        </w:tc>
      </w:tr>
      <w:tr w:rsidR="00D21C7F" w:rsidRPr="00D21C7F" w14:paraId="449E3C6A" w14:textId="77777777" w:rsidTr="002305A4">
        <w:trPr>
          <w:trHeight w:val="1520"/>
          <w:trPrChange w:id="140" w:author="Burns, Willaton (FAA)" w:date="2026-07-23T08:57:00Z" w16du:dateUtc="2026-07-23T12:57:00Z">
            <w:trPr>
              <w:trHeight w:val="1520"/>
            </w:trPr>
          </w:trPrChange>
        </w:trPr>
        <w:tc>
          <w:tcPr>
            <w:tcW w:w="1165" w:type="dxa"/>
            <w:tcPrChange w:id="141" w:author="Burns, Willaton (FAA)" w:date="2026-07-23T08:57:00Z" w16du:dateUtc="2026-07-23T12:57:00Z">
              <w:tcPr>
                <w:tcW w:w="1165" w:type="dxa"/>
              </w:tcPr>
            </w:tcPrChange>
          </w:tcPr>
          <w:p w14:paraId="5B4DDE37" w14:textId="77C5A2C2" w:rsidR="00D21C7F" w:rsidRPr="00D21C7F" w:rsidRDefault="00D21C7F" w:rsidP="00D21C7F">
            <w:pPr>
              <w:pStyle w:val="BodyText"/>
              <w:rPr>
                <w:sz w:val="24"/>
                <w:szCs w:val="24"/>
              </w:rPr>
            </w:pPr>
            <w:del w:id="142" w:author="Burns, Willaton (FAA)" w:date="2026-07-23T08:57:00Z" w16du:dateUtc="2026-07-23T12:57:00Z">
              <w:r w:rsidRPr="00D21C7F" w:rsidDel="002305A4">
                <w:rPr>
                  <w:sz w:val="24"/>
                  <w:szCs w:val="24"/>
                </w:rPr>
                <w:delText>3</w:delText>
              </w:r>
            </w:del>
          </w:p>
        </w:tc>
        <w:tc>
          <w:tcPr>
            <w:tcW w:w="1234" w:type="dxa"/>
            <w:tcPrChange w:id="143" w:author="Burns, Willaton (FAA)" w:date="2026-07-23T08:57:00Z" w16du:dateUtc="2026-07-23T12:57:00Z">
              <w:tcPr>
                <w:tcW w:w="1234" w:type="dxa"/>
              </w:tcPr>
            </w:tcPrChange>
          </w:tcPr>
          <w:p w14:paraId="5552C83C" w14:textId="29ECAD6B" w:rsidR="00D21C7F" w:rsidRPr="00D21C7F" w:rsidRDefault="00D21C7F" w:rsidP="00D21C7F">
            <w:pPr>
              <w:pStyle w:val="BodyText"/>
              <w:rPr>
                <w:sz w:val="24"/>
                <w:szCs w:val="24"/>
              </w:rPr>
            </w:pPr>
            <w:del w:id="144" w:author="Burns, Willaton (FAA)" w:date="2026-07-23T08:57:00Z" w16du:dateUtc="2026-07-23T12:57:00Z">
              <w:r w:rsidRPr="00D21C7F" w:rsidDel="002305A4">
                <w:rPr>
                  <w:sz w:val="24"/>
                  <w:szCs w:val="24"/>
                </w:rPr>
                <w:delText xml:space="preserve">Multi-Function Device </w:delText>
              </w:r>
            </w:del>
          </w:p>
        </w:tc>
        <w:tc>
          <w:tcPr>
            <w:tcW w:w="1774" w:type="dxa"/>
            <w:tcPrChange w:id="145" w:author="Burns, Willaton (FAA)" w:date="2026-07-23T08:57:00Z" w16du:dateUtc="2026-07-23T12:57:00Z">
              <w:tcPr>
                <w:tcW w:w="1774" w:type="dxa"/>
              </w:tcPr>
            </w:tcPrChange>
          </w:tcPr>
          <w:p w14:paraId="63D880FC" w14:textId="223D6F89" w:rsidR="00D21C7F" w:rsidRPr="00D21C7F" w:rsidRDefault="00D21C7F" w:rsidP="00D21C7F">
            <w:pPr>
              <w:pStyle w:val="BodyText"/>
              <w:rPr>
                <w:sz w:val="24"/>
                <w:szCs w:val="24"/>
              </w:rPr>
            </w:pPr>
            <w:del w:id="146" w:author="Burns, Willaton (FAA)" w:date="2026-07-23T08:57:00Z" w16du:dateUtc="2026-07-23T12:57:00Z">
              <w:r w:rsidRPr="00D21C7F" w:rsidDel="002305A4">
                <w:rPr>
                  <w:sz w:val="24"/>
                  <w:szCs w:val="24"/>
                </w:rPr>
                <w:delText>MFD requirements for New equipment/license, Annual Maint</w:delText>
              </w:r>
              <w:r w:rsidR="00EE5EBB" w:rsidDel="002305A4">
                <w:rPr>
                  <w:sz w:val="24"/>
                  <w:szCs w:val="24"/>
                </w:rPr>
                <w:delText>enance</w:delText>
              </w:r>
              <w:r w:rsidRPr="00D21C7F" w:rsidDel="002305A4">
                <w:rPr>
                  <w:sz w:val="24"/>
                  <w:szCs w:val="24"/>
                </w:rPr>
                <w:delText>/Renewals, 24X7 support, Installation and Delivery Services</w:delText>
              </w:r>
            </w:del>
          </w:p>
        </w:tc>
        <w:tc>
          <w:tcPr>
            <w:tcW w:w="2124" w:type="dxa"/>
            <w:tcPrChange w:id="147" w:author="Burns, Willaton (FAA)" w:date="2026-07-23T08:57:00Z" w16du:dateUtc="2026-07-23T12:57:00Z">
              <w:tcPr>
                <w:tcW w:w="2124" w:type="dxa"/>
              </w:tcPr>
            </w:tcPrChange>
          </w:tcPr>
          <w:p w14:paraId="03D91F90" w14:textId="25FF63C0" w:rsidR="00D21C7F" w:rsidRPr="00D21C7F" w:rsidRDefault="00D21C7F" w:rsidP="00D21C7F">
            <w:pPr>
              <w:pStyle w:val="BodyText"/>
              <w:rPr>
                <w:sz w:val="24"/>
                <w:szCs w:val="24"/>
              </w:rPr>
            </w:pPr>
            <w:del w:id="148" w:author="Burns, Willaton (FAA)" w:date="2026-07-23T08:57:00Z" w16du:dateUtc="2026-07-23T12:57:00Z">
              <w:r w:rsidRPr="00D21C7F" w:rsidDel="002305A4">
                <w:rPr>
                  <w:sz w:val="24"/>
                  <w:szCs w:val="24"/>
                </w:rPr>
                <w:delText>Requirements/Features included in Section C.</w:delText>
              </w:r>
              <w:r w:rsidR="0069490C" w:rsidDel="002305A4">
                <w:rPr>
                  <w:sz w:val="24"/>
                  <w:szCs w:val="24"/>
                </w:rPr>
                <w:delText>11</w:delText>
              </w:r>
            </w:del>
          </w:p>
        </w:tc>
        <w:tc>
          <w:tcPr>
            <w:tcW w:w="1630" w:type="dxa"/>
            <w:tcPrChange w:id="149" w:author="Burns, Willaton (FAA)" w:date="2026-07-23T08:57:00Z" w16du:dateUtc="2026-07-23T12:57:00Z">
              <w:tcPr>
                <w:tcW w:w="1630" w:type="dxa"/>
              </w:tcPr>
            </w:tcPrChange>
          </w:tcPr>
          <w:p w14:paraId="3B9C8CE3" w14:textId="6FFB2E74" w:rsidR="00D21C7F" w:rsidRPr="00D21C7F" w:rsidRDefault="00D21C7F" w:rsidP="00D21C7F">
            <w:pPr>
              <w:pStyle w:val="BodyText"/>
              <w:rPr>
                <w:sz w:val="24"/>
                <w:szCs w:val="24"/>
              </w:rPr>
            </w:pPr>
            <w:del w:id="150" w:author="Burns, Willaton (FAA)" w:date="2026-07-23T08:57:00Z" w16du:dateUtc="2026-07-23T12:57:00Z">
              <w:r w:rsidRPr="00D21C7F" w:rsidDel="002305A4">
                <w:rPr>
                  <w:sz w:val="24"/>
                  <w:szCs w:val="24"/>
                </w:rPr>
                <w:delText xml:space="preserve">Additional items that will be required for the new purchase: Hardware Asset tags, Hardware warranty (new, extended, onsite warranty services).                                            </w:delText>
              </w:r>
              <w:r w:rsidRPr="00D21C7F" w:rsidDel="002305A4">
                <w:rPr>
                  <w:sz w:val="24"/>
                  <w:szCs w:val="24"/>
                </w:rPr>
                <w:lastRenderedPageBreak/>
                <w:delText xml:space="preserve">Non-product HW/SW items with varying price </w:delText>
              </w:r>
            </w:del>
          </w:p>
        </w:tc>
        <w:tc>
          <w:tcPr>
            <w:tcW w:w="1423" w:type="dxa"/>
            <w:tcPrChange w:id="151" w:author="Burns, Willaton (FAA)" w:date="2026-07-23T08:57:00Z" w16du:dateUtc="2026-07-23T12:57:00Z">
              <w:tcPr>
                <w:tcW w:w="1423" w:type="dxa"/>
              </w:tcPr>
            </w:tcPrChange>
          </w:tcPr>
          <w:p w14:paraId="7FD5B56E" w14:textId="053F7F16" w:rsidR="00D21C7F" w:rsidRPr="00D21C7F" w:rsidRDefault="00D21C7F" w:rsidP="00D21C7F">
            <w:pPr>
              <w:pStyle w:val="BodyText"/>
              <w:rPr>
                <w:sz w:val="24"/>
                <w:szCs w:val="24"/>
              </w:rPr>
            </w:pPr>
            <w:del w:id="152" w:author="Burns, Willaton (FAA)" w:date="2026-07-23T08:57:00Z" w16du:dateUtc="2026-07-23T12:57:00Z">
              <w:r w:rsidRPr="00D21C7F" w:rsidDel="002305A4">
                <w:rPr>
                  <w:sz w:val="24"/>
                  <w:szCs w:val="24"/>
                </w:rPr>
                <w:lastRenderedPageBreak/>
                <w:delText xml:space="preserve">(A)sset Tags </w:delText>
              </w:r>
              <w:r w:rsidRPr="00D21C7F" w:rsidDel="002305A4">
                <w:rPr>
                  <w:sz w:val="24"/>
                  <w:szCs w:val="24"/>
                </w:rPr>
                <w:br/>
                <w:delText>(D) Multi-function Device</w:delText>
              </w:r>
              <w:r w:rsidRPr="00D21C7F" w:rsidDel="002305A4">
                <w:rPr>
                  <w:sz w:val="24"/>
                  <w:szCs w:val="24"/>
                </w:rPr>
                <w:br/>
                <w:delText>(M)aintenance</w:delText>
              </w:r>
              <w:r w:rsidRPr="00D21C7F" w:rsidDel="002305A4">
                <w:rPr>
                  <w:sz w:val="24"/>
                  <w:szCs w:val="24"/>
                </w:rPr>
                <w:br/>
                <w:delText xml:space="preserve">(R)enewals  </w:delText>
              </w:r>
              <w:r w:rsidRPr="00D21C7F" w:rsidDel="002305A4">
                <w:rPr>
                  <w:sz w:val="24"/>
                  <w:szCs w:val="24"/>
                </w:rPr>
                <w:br/>
                <w:delText xml:space="preserve">(W)arranty        </w:delText>
              </w:r>
              <w:r w:rsidRPr="00D21C7F" w:rsidDel="002305A4">
                <w:rPr>
                  <w:sz w:val="24"/>
                  <w:szCs w:val="24"/>
                </w:rPr>
                <w:br/>
                <w:delText>(Z) Non-product item</w:delText>
              </w:r>
            </w:del>
          </w:p>
        </w:tc>
      </w:tr>
      <w:tr w:rsidR="00D21C7F" w:rsidRPr="00D21C7F" w14:paraId="07CFFA8F" w14:textId="77777777" w:rsidTr="002305A4">
        <w:trPr>
          <w:trHeight w:val="3075"/>
          <w:trPrChange w:id="153" w:author="Burns, Willaton (FAA)" w:date="2026-07-23T08:57:00Z" w16du:dateUtc="2026-07-23T12:57:00Z">
            <w:trPr>
              <w:trHeight w:val="3075"/>
            </w:trPr>
          </w:trPrChange>
        </w:trPr>
        <w:tc>
          <w:tcPr>
            <w:tcW w:w="1165" w:type="dxa"/>
            <w:tcPrChange w:id="154" w:author="Burns, Willaton (FAA)" w:date="2026-07-23T08:57:00Z" w16du:dateUtc="2026-07-23T12:57:00Z">
              <w:tcPr>
                <w:tcW w:w="1165" w:type="dxa"/>
              </w:tcPr>
            </w:tcPrChange>
          </w:tcPr>
          <w:p w14:paraId="0580874D" w14:textId="27128C65" w:rsidR="00D21C7F" w:rsidRPr="00D21C7F" w:rsidRDefault="00D21C7F" w:rsidP="00D21C7F">
            <w:pPr>
              <w:pStyle w:val="BodyText"/>
              <w:rPr>
                <w:sz w:val="24"/>
                <w:szCs w:val="24"/>
              </w:rPr>
            </w:pPr>
            <w:del w:id="155" w:author="Burns, Willaton (FAA)" w:date="2026-07-23T08:57:00Z" w16du:dateUtc="2026-07-23T12:57:00Z">
              <w:r w:rsidRPr="00D21C7F" w:rsidDel="002305A4">
                <w:rPr>
                  <w:sz w:val="24"/>
                  <w:szCs w:val="24"/>
                </w:rPr>
                <w:delText>4</w:delText>
              </w:r>
            </w:del>
          </w:p>
        </w:tc>
        <w:tc>
          <w:tcPr>
            <w:tcW w:w="1234" w:type="dxa"/>
            <w:tcPrChange w:id="156" w:author="Burns, Willaton (FAA)" w:date="2026-07-23T08:57:00Z" w16du:dateUtc="2026-07-23T12:57:00Z">
              <w:tcPr>
                <w:tcW w:w="1234" w:type="dxa"/>
              </w:tcPr>
            </w:tcPrChange>
          </w:tcPr>
          <w:p w14:paraId="2ED351D1" w14:textId="3F57D1A5" w:rsidR="00D21C7F" w:rsidRPr="00D21C7F" w:rsidRDefault="00D21C7F" w:rsidP="00D21C7F">
            <w:pPr>
              <w:pStyle w:val="BodyText"/>
              <w:rPr>
                <w:sz w:val="24"/>
                <w:szCs w:val="24"/>
              </w:rPr>
            </w:pPr>
            <w:del w:id="157" w:author="Burns, Willaton (FAA)" w:date="2026-07-23T08:57:00Z" w16du:dateUtc="2026-07-23T12:57:00Z">
              <w:r w:rsidRPr="00D21C7F" w:rsidDel="002305A4">
                <w:rPr>
                  <w:sz w:val="24"/>
                  <w:szCs w:val="24"/>
                </w:rPr>
                <w:delText xml:space="preserve">APPROVAL: HW/SW requirements </w:delText>
              </w:r>
            </w:del>
          </w:p>
        </w:tc>
        <w:tc>
          <w:tcPr>
            <w:tcW w:w="1774" w:type="dxa"/>
            <w:tcPrChange w:id="158" w:author="Burns, Willaton (FAA)" w:date="2026-07-23T08:57:00Z" w16du:dateUtc="2026-07-23T12:57:00Z">
              <w:tcPr>
                <w:tcW w:w="1774" w:type="dxa"/>
              </w:tcPr>
            </w:tcPrChange>
          </w:tcPr>
          <w:p w14:paraId="7BF68548" w14:textId="4CFA7498" w:rsidR="00D21C7F" w:rsidRPr="00D21C7F" w:rsidRDefault="00D21C7F" w:rsidP="00D21C7F">
            <w:pPr>
              <w:pStyle w:val="BodyText"/>
              <w:rPr>
                <w:sz w:val="24"/>
                <w:szCs w:val="24"/>
              </w:rPr>
            </w:pPr>
            <w:del w:id="159" w:author="Burns, Willaton (FAA)" w:date="2026-07-23T08:57:00Z" w16du:dateUtc="2026-07-23T12:57:00Z">
              <w:r w:rsidRPr="00D21C7F" w:rsidDel="002305A4">
                <w:rPr>
                  <w:sz w:val="24"/>
                  <w:szCs w:val="24"/>
                </w:rPr>
                <w:delText xml:space="preserve">HW/SW requirements for OEM/product not on contract, Product-based Services including: Project </w:delText>
              </w:r>
              <w:r w:rsidR="00EE5EBB" w:rsidDel="002305A4">
                <w:rPr>
                  <w:sz w:val="24"/>
                  <w:szCs w:val="24"/>
                </w:rPr>
                <w:delText>Management</w:delText>
              </w:r>
              <w:r w:rsidRPr="00D21C7F" w:rsidDel="002305A4">
                <w:rPr>
                  <w:sz w:val="24"/>
                  <w:szCs w:val="24"/>
                </w:rPr>
                <w:delText xml:space="preserve">, System Configuration &amp; Integration, Physical Site Analysis, Equipment Maintenance, </w:delText>
              </w:r>
              <w:r w:rsidR="0035257B" w:rsidDel="002305A4">
                <w:rPr>
                  <w:sz w:val="24"/>
                  <w:szCs w:val="24"/>
                </w:rPr>
                <w:delText xml:space="preserve">Engineering </w:delText>
              </w:r>
              <w:r w:rsidRPr="00D21C7F" w:rsidDel="002305A4">
                <w:rPr>
                  <w:sz w:val="24"/>
                  <w:szCs w:val="24"/>
                </w:rPr>
                <w:delText>Services and Training</w:delText>
              </w:r>
            </w:del>
          </w:p>
        </w:tc>
        <w:tc>
          <w:tcPr>
            <w:tcW w:w="2124" w:type="dxa"/>
            <w:tcPrChange w:id="160" w:author="Burns, Willaton (FAA)" w:date="2026-07-23T08:57:00Z" w16du:dateUtc="2026-07-23T12:57:00Z">
              <w:tcPr>
                <w:tcW w:w="2124" w:type="dxa"/>
              </w:tcPr>
            </w:tcPrChange>
          </w:tcPr>
          <w:p w14:paraId="3B640A80" w14:textId="76B17A44" w:rsidR="00D21C7F" w:rsidRPr="00D21C7F" w:rsidRDefault="00D21C7F" w:rsidP="00D21C7F">
            <w:pPr>
              <w:pStyle w:val="BodyText"/>
              <w:rPr>
                <w:sz w:val="24"/>
                <w:szCs w:val="24"/>
              </w:rPr>
            </w:pPr>
            <w:del w:id="161" w:author="Burns, Willaton (FAA)" w:date="2026-07-23T08:57:00Z" w16du:dateUtc="2026-07-23T12:57:00Z">
              <w:r w:rsidRPr="00D21C7F" w:rsidDel="002305A4">
                <w:rPr>
                  <w:sz w:val="24"/>
                  <w:szCs w:val="24"/>
                </w:rPr>
                <w:delText>Product-based Services included in Section C.</w:delText>
              </w:r>
              <w:r w:rsidR="0069490C" w:rsidDel="002305A4">
                <w:rPr>
                  <w:sz w:val="24"/>
                  <w:szCs w:val="24"/>
                </w:rPr>
                <w:delText>14</w:delText>
              </w:r>
              <w:r w:rsidRPr="00D21C7F" w:rsidDel="002305A4">
                <w:rPr>
                  <w:sz w:val="24"/>
                  <w:szCs w:val="24"/>
                </w:rPr>
                <w:delText xml:space="preserve"> and related Labor Categories: Project Manager, Solution </w:delText>
              </w:r>
              <w:r w:rsidR="00EE5EBB" w:rsidRPr="00D21C7F" w:rsidDel="002305A4">
                <w:rPr>
                  <w:sz w:val="24"/>
                  <w:szCs w:val="24"/>
                </w:rPr>
                <w:delText>Architect</w:delText>
              </w:r>
              <w:r w:rsidRPr="00D21C7F" w:rsidDel="002305A4">
                <w:rPr>
                  <w:sz w:val="24"/>
                  <w:szCs w:val="24"/>
                </w:rPr>
                <w:delText xml:space="preserve">, </w:delText>
              </w:r>
              <w:r w:rsidR="0064533C" w:rsidDel="002305A4">
                <w:rPr>
                  <w:sz w:val="24"/>
                  <w:szCs w:val="24"/>
                </w:rPr>
                <w:delText>Engineering</w:delText>
              </w:r>
            </w:del>
          </w:p>
        </w:tc>
        <w:tc>
          <w:tcPr>
            <w:tcW w:w="1630" w:type="dxa"/>
            <w:tcPrChange w:id="162" w:author="Burns, Willaton (FAA)" w:date="2026-07-23T08:57:00Z" w16du:dateUtc="2026-07-23T12:57:00Z">
              <w:tcPr>
                <w:tcW w:w="1630" w:type="dxa"/>
              </w:tcPr>
            </w:tcPrChange>
          </w:tcPr>
          <w:p w14:paraId="07F3A758" w14:textId="04DC8F43" w:rsidR="00D21C7F" w:rsidRPr="00D21C7F" w:rsidRDefault="00D21C7F" w:rsidP="00D21C7F">
            <w:pPr>
              <w:pStyle w:val="BodyText"/>
              <w:rPr>
                <w:sz w:val="24"/>
                <w:szCs w:val="24"/>
              </w:rPr>
            </w:pPr>
            <w:del w:id="163" w:author="Burns, Willaton (FAA)" w:date="2026-07-23T08:57:00Z" w16du:dateUtc="2026-07-23T12:57:00Z">
              <w:r w:rsidRPr="00D21C7F" w:rsidDel="002305A4">
                <w:rPr>
                  <w:sz w:val="24"/>
                  <w:szCs w:val="24"/>
                </w:rPr>
                <w:delText>Additional items that will require approval for the new purchase of HW/SW: bundle for the preload/purchase of new SW required for the purchase of new HW.                                                       Non-product HW/SW items with varying price</w:delText>
              </w:r>
            </w:del>
          </w:p>
        </w:tc>
        <w:tc>
          <w:tcPr>
            <w:tcW w:w="1423" w:type="dxa"/>
            <w:tcPrChange w:id="164" w:author="Burns, Willaton (FAA)" w:date="2026-07-23T08:57:00Z" w16du:dateUtc="2026-07-23T12:57:00Z">
              <w:tcPr>
                <w:tcW w:w="1423" w:type="dxa"/>
              </w:tcPr>
            </w:tcPrChange>
          </w:tcPr>
          <w:p w14:paraId="2967A274" w14:textId="7401D1DA" w:rsidR="00D21C7F" w:rsidRPr="00D21C7F" w:rsidRDefault="00D21C7F" w:rsidP="00D21C7F">
            <w:pPr>
              <w:pStyle w:val="BodyText"/>
              <w:rPr>
                <w:sz w:val="24"/>
                <w:szCs w:val="24"/>
              </w:rPr>
            </w:pPr>
            <w:del w:id="165" w:author="Burns, Willaton (FAA)" w:date="2026-07-23T08:57:00Z" w16du:dateUtc="2026-07-23T12:57:00Z">
              <w:r w:rsidRPr="00D21C7F" w:rsidDel="002305A4">
                <w:rPr>
                  <w:sz w:val="24"/>
                  <w:szCs w:val="24"/>
                </w:rPr>
                <w:delText>(B)undle</w:delText>
              </w:r>
              <w:r w:rsidRPr="00D21C7F" w:rsidDel="002305A4">
                <w:rPr>
                  <w:sz w:val="24"/>
                  <w:szCs w:val="24"/>
                </w:rPr>
                <w:br/>
                <w:delText>(L)abor Categories   (N)ot on contract OEM/product     (P)roduct-based services                  (T)raining             (Z) Non-product items</w:delText>
              </w:r>
            </w:del>
          </w:p>
        </w:tc>
      </w:tr>
    </w:tbl>
    <w:p w14:paraId="6B91B014" w14:textId="77777777" w:rsidR="001F17CB" w:rsidRDefault="001F17CB" w:rsidP="003D3BD4">
      <w:pPr>
        <w:pStyle w:val="BodyText"/>
        <w:rPr>
          <w:sz w:val="24"/>
          <w:szCs w:val="24"/>
        </w:rPr>
      </w:pPr>
    </w:p>
    <w:p w14:paraId="11569845" w14:textId="6EC821DC" w:rsidR="00D51681" w:rsidRDefault="00D51681" w:rsidP="003D3BD4">
      <w:pPr>
        <w:pStyle w:val="BodyText"/>
        <w:rPr>
          <w:sz w:val="24"/>
          <w:szCs w:val="24"/>
        </w:rPr>
      </w:pPr>
      <w:r w:rsidRPr="00F422D9">
        <w:rPr>
          <w:sz w:val="24"/>
          <w:szCs w:val="24"/>
        </w:rPr>
        <w:t>Any items that are currently provided under existing DOT/FAA contracts and enterprise agreements may be</w:t>
      </w:r>
      <w:r w:rsidRPr="00F422D9">
        <w:rPr>
          <w:spacing w:val="1"/>
          <w:sz w:val="24"/>
          <w:szCs w:val="24"/>
        </w:rPr>
        <w:t xml:space="preserve"> </w:t>
      </w:r>
      <w:r w:rsidR="0028798D">
        <w:rPr>
          <w:spacing w:val="-1"/>
          <w:sz w:val="24"/>
          <w:szCs w:val="24"/>
        </w:rPr>
        <w:t xml:space="preserve">included </w:t>
      </w:r>
      <w:r w:rsidR="00D308CB">
        <w:rPr>
          <w:sz w:val="24"/>
          <w:szCs w:val="24"/>
        </w:rPr>
        <w:t>in</w:t>
      </w:r>
      <w:r w:rsidR="0028798D" w:rsidRPr="00F422D9">
        <w:rPr>
          <w:spacing w:val="-1"/>
          <w:sz w:val="24"/>
          <w:szCs w:val="24"/>
        </w:rPr>
        <w:t xml:space="preserve"> </w:t>
      </w:r>
      <w:r w:rsidRPr="00F422D9">
        <w:rPr>
          <w:sz w:val="24"/>
          <w:szCs w:val="24"/>
        </w:rPr>
        <w:t>this</w:t>
      </w:r>
      <w:r w:rsidRPr="00F422D9">
        <w:rPr>
          <w:spacing w:val="-1"/>
          <w:sz w:val="24"/>
          <w:szCs w:val="24"/>
        </w:rPr>
        <w:t xml:space="preserve"> </w:t>
      </w:r>
      <w:r w:rsidRPr="00F422D9">
        <w:rPr>
          <w:sz w:val="24"/>
          <w:szCs w:val="24"/>
        </w:rPr>
        <w:t>Contract</w:t>
      </w:r>
      <w:r w:rsidR="0028798D">
        <w:rPr>
          <w:sz w:val="24"/>
          <w:szCs w:val="24"/>
        </w:rPr>
        <w:t xml:space="preserve"> (</w:t>
      </w:r>
      <w:r w:rsidR="00D308CB">
        <w:rPr>
          <w:sz w:val="24"/>
          <w:szCs w:val="24"/>
        </w:rPr>
        <w:t>e.g.</w:t>
      </w:r>
      <w:r w:rsidR="0028798D">
        <w:rPr>
          <w:sz w:val="24"/>
          <w:szCs w:val="24"/>
        </w:rPr>
        <w:t xml:space="preserve"> Microsoft</w:t>
      </w:r>
      <w:r w:rsidR="00B77E99">
        <w:rPr>
          <w:sz w:val="24"/>
          <w:szCs w:val="24"/>
        </w:rPr>
        <w:t xml:space="preserve"> ELA</w:t>
      </w:r>
      <w:r w:rsidR="0028798D">
        <w:rPr>
          <w:sz w:val="24"/>
          <w:szCs w:val="24"/>
        </w:rPr>
        <w:t>, Esri</w:t>
      </w:r>
      <w:r w:rsidR="00B77E99">
        <w:rPr>
          <w:sz w:val="24"/>
          <w:szCs w:val="24"/>
        </w:rPr>
        <w:t xml:space="preserve"> ELA</w:t>
      </w:r>
      <w:r w:rsidR="0028798D">
        <w:rPr>
          <w:sz w:val="24"/>
          <w:szCs w:val="24"/>
        </w:rPr>
        <w:t>)</w:t>
      </w:r>
      <w:r w:rsidRPr="00F422D9">
        <w:rPr>
          <w:sz w:val="24"/>
          <w:szCs w:val="24"/>
        </w:rPr>
        <w:t>.</w:t>
      </w:r>
      <w:r w:rsidRPr="00F422D9">
        <w:rPr>
          <w:spacing w:val="-1"/>
          <w:sz w:val="24"/>
          <w:szCs w:val="24"/>
        </w:rPr>
        <w:t xml:space="preserve"> </w:t>
      </w:r>
      <w:r w:rsidRPr="00F422D9">
        <w:rPr>
          <w:sz w:val="24"/>
          <w:szCs w:val="24"/>
        </w:rPr>
        <w:t>The Government may require the Contractor to load additional software from pre-existing enterprise agreements on hardware purchased through this Contract.</w:t>
      </w:r>
    </w:p>
    <w:p w14:paraId="0EA8DC7E" w14:textId="0BE12364" w:rsidR="009B73E6" w:rsidRDefault="009B73E6" w:rsidP="003D3BD4">
      <w:pPr>
        <w:pStyle w:val="BodyText"/>
        <w:rPr>
          <w:sz w:val="24"/>
          <w:szCs w:val="24"/>
        </w:rPr>
      </w:pPr>
    </w:p>
    <w:p w14:paraId="6069049C" w14:textId="56076F58" w:rsidR="00D51681" w:rsidRPr="00F422D9" w:rsidRDefault="00FB6105" w:rsidP="003D3BD4">
      <w:pPr>
        <w:pStyle w:val="BodyText"/>
        <w:rPr>
          <w:sz w:val="24"/>
          <w:szCs w:val="24"/>
        </w:rPr>
      </w:pPr>
      <w:r w:rsidRPr="00F422D9">
        <w:rPr>
          <w:sz w:val="24"/>
          <w:szCs w:val="24"/>
        </w:rPr>
        <w:t xml:space="preserve">All equipment purchased </w:t>
      </w:r>
      <w:r w:rsidR="00D51681" w:rsidRPr="00F422D9">
        <w:rPr>
          <w:sz w:val="24"/>
          <w:szCs w:val="24"/>
        </w:rPr>
        <w:t>on this Contract must be new</w:t>
      </w:r>
      <w:r w:rsidR="00745810" w:rsidRPr="00F422D9">
        <w:rPr>
          <w:sz w:val="24"/>
          <w:szCs w:val="24"/>
        </w:rPr>
        <w:t>, unless otherwise specifically requested by the Government.</w:t>
      </w:r>
      <w:r w:rsidR="00D51681" w:rsidRPr="00F422D9">
        <w:rPr>
          <w:sz w:val="24"/>
          <w:szCs w:val="24"/>
        </w:rPr>
        <w:t xml:space="preserve"> Standardized brand names, configurations and/or specifications for some product solutions are provided in </w:t>
      </w:r>
      <w:r w:rsidR="00B266F7">
        <w:rPr>
          <w:sz w:val="24"/>
          <w:szCs w:val="24"/>
        </w:rPr>
        <w:t>Schedule</w:t>
      </w:r>
      <w:r w:rsidR="00B64E09">
        <w:rPr>
          <w:sz w:val="24"/>
          <w:szCs w:val="24"/>
        </w:rPr>
        <w:t xml:space="preserve"> B</w:t>
      </w:r>
      <w:r w:rsidR="00B266F7">
        <w:rPr>
          <w:sz w:val="24"/>
          <w:szCs w:val="24"/>
        </w:rPr>
        <w:t xml:space="preserve"> (</w:t>
      </w:r>
      <w:r w:rsidR="00B266F7" w:rsidRPr="000725F1">
        <w:rPr>
          <w:sz w:val="24"/>
          <w:szCs w:val="24"/>
          <w:highlight w:val="yellow"/>
          <w:rPrChange w:id="166" w:author="Burns, Willaton (FAA)" w:date="2026-06-03T14:59:00Z" w16du:dateUtc="2026-06-03T18:59:00Z">
            <w:rPr>
              <w:sz w:val="24"/>
              <w:szCs w:val="24"/>
            </w:rPr>
          </w:rPrChange>
        </w:rPr>
        <w:t xml:space="preserve">attachment </w:t>
      </w:r>
      <w:commentRangeStart w:id="167"/>
      <w:del w:id="168" w:author="Burns, Willaton (FAA)" w:date="2026-06-01T10:19:00Z" w16du:dateUtc="2026-06-01T14:19:00Z">
        <w:r w:rsidR="00B266F7" w:rsidRPr="000725F1" w:rsidDel="00AD14CE">
          <w:rPr>
            <w:sz w:val="24"/>
            <w:szCs w:val="24"/>
            <w:highlight w:val="yellow"/>
            <w:rPrChange w:id="169" w:author="Burns, Willaton (FAA)" w:date="2026-06-03T14:59:00Z" w16du:dateUtc="2026-06-03T18:59:00Z">
              <w:rPr>
                <w:sz w:val="24"/>
                <w:szCs w:val="24"/>
              </w:rPr>
            </w:rPrChange>
          </w:rPr>
          <w:delText>8</w:delText>
        </w:r>
      </w:del>
      <w:ins w:id="170" w:author="Burns, Willaton (FAA)" w:date="2026-06-01T10:19:00Z" w16du:dateUtc="2026-06-01T14:19:00Z">
        <w:r w:rsidR="00AD14CE" w:rsidRPr="000725F1">
          <w:rPr>
            <w:sz w:val="24"/>
            <w:szCs w:val="24"/>
            <w:highlight w:val="yellow"/>
            <w:rPrChange w:id="171" w:author="Burns, Willaton (FAA)" w:date="2026-06-03T14:59:00Z" w16du:dateUtc="2026-06-03T18:59:00Z">
              <w:rPr>
                <w:sz w:val="24"/>
                <w:szCs w:val="24"/>
              </w:rPr>
            </w:rPrChange>
          </w:rPr>
          <w:t>6</w:t>
        </w:r>
      </w:ins>
      <w:commentRangeEnd w:id="167"/>
      <w:r w:rsidR="000901A9" w:rsidRPr="000725F1">
        <w:rPr>
          <w:rStyle w:val="CommentReference"/>
          <w:sz w:val="24"/>
          <w:szCs w:val="24"/>
          <w:highlight w:val="yellow"/>
          <w:rPrChange w:id="172" w:author="Burns, Willaton (FAA)" w:date="2026-06-03T14:59:00Z" w16du:dateUtc="2026-06-03T18:59:00Z">
            <w:rPr>
              <w:rStyle w:val="CommentReference"/>
              <w:sz w:val="24"/>
              <w:szCs w:val="24"/>
            </w:rPr>
          </w:rPrChange>
        </w:rPr>
        <w:commentReference w:id="167"/>
      </w:r>
      <w:r w:rsidR="00B266F7" w:rsidRPr="000725F1">
        <w:rPr>
          <w:sz w:val="24"/>
          <w:szCs w:val="24"/>
          <w:highlight w:val="yellow"/>
          <w:rPrChange w:id="173" w:author="Burns, Willaton (FAA)" w:date="2026-06-03T14:59:00Z" w16du:dateUtc="2026-06-03T18:59:00Z">
            <w:rPr>
              <w:sz w:val="24"/>
              <w:szCs w:val="24"/>
            </w:rPr>
          </w:rPrChange>
        </w:rPr>
        <w:t>)</w:t>
      </w:r>
      <w:r w:rsidR="00B64E09">
        <w:rPr>
          <w:sz w:val="24"/>
          <w:szCs w:val="24"/>
        </w:rPr>
        <w:t xml:space="preserve"> of this Contract</w:t>
      </w:r>
      <w:r w:rsidR="00D51681" w:rsidRPr="00F422D9">
        <w:rPr>
          <w:sz w:val="24"/>
          <w:szCs w:val="24"/>
        </w:rPr>
        <w:t xml:space="preserve">. </w:t>
      </w:r>
    </w:p>
    <w:p w14:paraId="37E2B9E7" w14:textId="77777777" w:rsidR="00D51681" w:rsidRPr="00F422D9" w:rsidRDefault="00D51681" w:rsidP="003D3BD4">
      <w:pPr>
        <w:pStyle w:val="BodyText"/>
        <w:rPr>
          <w:sz w:val="24"/>
          <w:szCs w:val="24"/>
        </w:rPr>
      </w:pPr>
    </w:p>
    <w:p w14:paraId="1002959B" w14:textId="5E2B84A9" w:rsidR="00D51681" w:rsidRPr="00F422D9" w:rsidRDefault="003A24A5" w:rsidP="003D3BD4">
      <w:pPr>
        <w:pStyle w:val="BodyText"/>
        <w:rPr>
          <w:sz w:val="24"/>
          <w:szCs w:val="24"/>
        </w:rPr>
      </w:pPr>
      <w:r>
        <w:rPr>
          <w:sz w:val="24"/>
          <w:szCs w:val="24"/>
        </w:rPr>
        <w:t>In accordance with Section B, a</w:t>
      </w:r>
      <w:r w:rsidR="00D51681" w:rsidRPr="00F422D9">
        <w:rPr>
          <w:sz w:val="24"/>
          <w:szCs w:val="24"/>
        </w:rPr>
        <w:t xml:space="preserve">dditional OEM’s </w:t>
      </w:r>
      <w:r w:rsidR="0053377F">
        <w:rPr>
          <w:sz w:val="24"/>
          <w:szCs w:val="24"/>
        </w:rPr>
        <w:t xml:space="preserve">approved within our </w:t>
      </w:r>
      <w:r>
        <w:rPr>
          <w:sz w:val="24"/>
          <w:szCs w:val="24"/>
        </w:rPr>
        <w:t>p</w:t>
      </w:r>
      <w:r w:rsidR="005265FD">
        <w:rPr>
          <w:sz w:val="24"/>
          <w:szCs w:val="24"/>
        </w:rPr>
        <w:t xml:space="preserve">ortfolio of </w:t>
      </w:r>
      <w:r>
        <w:rPr>
          <w:sz w:val="24"/>
          <w:szCs w:val="24"/>
        </w:rPr>
        <w:t>products</w:t>
      </w:r>
      <w:r w:rsidR="00D51681" w:rsidRPr="00F422D9">
        <w:rPr>
          <w:sz w:val="24"/>
          <w:szCs w:val="24"/>
        </w:rPr>
        <w:t xml:space="preserve"> </w:t>
      </w:r>
      <w:r w:rsidR="00523512">
        <w:rPr>
          <w:sz w:val="24"/>
          <w:szCs w:val="24"/>
        </w:rPr>
        <w:t>will</w:t>
      </w:r>
      <w:r w:rsidR="00D51681" w:rsidRPr="00F422D9">
        <w:rPr>
          <w:sz w:val="24"/>
          <w:szCs w:val="24"/>
        </w:rPr>
        <w:t xml:space="preserve"> be </w:t>
      </w:r>
      <w:r>
        <w:rPr>
          <w:sz w:val="24"/>
          <w:szCs w:val="24"/>
        </w:rPr>
        <w:t>updated</w:t>
      </w:r>
      <w:r w:rsidR="00523512">
        <w:rPr>
          <w:sz w:val="24"/>
          <w:szCs w:val="24"/>
        </w:rPr>
        <w:t xml:space="preserve"> </w:t>
      </w:r>
      <w:r w:rsidR="00D51681" w:rsidRPr="00F422D9">
        <w:rPr>
          <w:sz w:val="24"/>
          <w:szCs w:val="24"/>
        </w:rPr>
        <w:t>to the Contract to address changing requirements and technology improvements.</w:t>
      </w:r>
      <w:r>
        <w:rPr>
          <w:sz w:val="24"/>
          <w:szCs w:val="24"/>
        </w:rPr>
        <w:t xml:space="preserve"> </w:t>
      </w:r>
    </w:p>
    <w:p w14:paraId="4E32281C" w14:textId="77777777" w:rsidR="00D51681" w:rsidRPr="00F422D9" w:rsidRDefault="00D51681" w:rsidP="003D3BD4">
      <w:pPr>
        <w:pStyle w:val="BodyText"/>
        <w:rPr>
          <w:sz w:val="24"/>
          <w:szCs w:val="24"/>
        </w:rPr>
      </w:pPr>
    </w:p>
    <w:p w14:paraId="75399AFA" w14:textId="5EA13FC0" w:rsidR="00D51681" w:rsidRPr="00F422D9" w:rsidRDefault="00D51681" w:rsidP="003D3BD4">
      <w:pPr>
        <w:pStyle w:val="BodyText"/>
        <w:rPr>
          <w:sz w:val="24"/>
          <w:szCs w:val="24"/>
        </w:rPr>
      </w:pPr>
      <w:r w:rsidRPr="00F422D9">
        <w:rPr>
          <w:sz w:val="24"/>
          <w:szCs w:val="24"/>
        </w:rPr>
        <w:t>Where applicable, the products and services delivered under this Contract must be compliant with the Federal Information Technology Accessibility as required by Section 508 of the Rehabilitation Act</w:t>
      </w:r>
      <w:r w:rsidR="008415CE">
        <w:rPr>
          <w:sz w:val="24"/>
          <w:szCs w:val="24"/>
        </w:rPr>
        <w:t xml:space="preserve"> of 1973 (</w:t>
      </w:r>
      <w:hyperlink r:id="rId12" w:history="1">
        <w:r w:rsidR="00152261" w:rsidRPr="00870487">
          <w:rPr>
            <w:rStyle w:val="Hyperlink"/>
            <w:rFonts w:ascii="Times New Roman" w:hAnsi="Times New Roman"/>
            <w:sz w:val="24"/>
            <w:szCs w:val="24"/>
          </w:rPr>
          <w:t>http://www.section508.gov/</w:t>
        </w:r>
      </w:hyperlink>
      <w:r w:rsidR="00152261">
        <w:rPr>
          <w:sz w:val="24"/>
          <w:szCs w:val="24"/>
        </w:rPr>
        <w:t xml:space="preserve">) and </w:t>
      </w:r>
      <w:r w:rsidRPr="00F422D9">
        <w:rPr>
          <w:sz w:val="24"/>
          <w:szCs w:val="24"/>
        </w:rPr>
        <w:t xml:space="preserve">AMS Policy 3.2.2.9, </w:t>
      </w:r>
      <w:r w:rsidR="00C54ECE">
        <w:rPr>
          <w:sz w:val="24"/>
          <w:szCs w:val="24"/>
        </w:rPr>
        <w:t xml:space="preserve">Section 508 of the </w:t>
      </w:r>
      <w:r w:rsidRPr="00F422D9">
        <w:rPr>
          <w:sz w:val="24"/>
          <w:szCs w:val="24"/>
        </w:rPr>
        <w:t>Rehabilitation Act.</w:t>
      </w:r>
    </w:p>
    <w:p w14:paraId="7047F1F2" w14:textId="77777777" w:rsidR="002F462F" w:rsidRPr="0087114D" w:rsidRDefault="002F462F" w:rsidP="00D51681">
      <w:pPr>
        <w:rPr>
          <w:rFonts w:ascii="Times New Roman" w:hAnsi="Times New Roman" w:cs="Times New Roman"/>
        </w:rPr>
      </w:pPr>
    </w:p>
    <w:p w14:paraId="6F217222" w14:textId="60908BF9" w:rsidR="00D51681" w:rsidRPr="001340F9" w:rsidRDefault="00D51681" w:rsidP="00E34D29">
      <w:pPr>
        <w:pStyle w:val="Heading1"/>
        <w:ind w:left="0" w:firstLine="0"/>
      </w:pPr>
      <w:bookmarkStart w:id="174" w:name="_Toc135289520"/>
      <w:r w:rsidRPr="001340F9">
        <w:t>PERSONAL</w:t>
      </w:r>
      <w:r w:rsidRPr="001340F9">
        <w:rPr>
          <w:spacing w:val="-2"/>
        </w:rPr>
        <w:t xml:space="preserve"> </w:t>
      </w:r>
      <w:r w:rsidRPr="001340F9">
        <w:t>COMPUTING</w:t>
      </w:r>
      <w:r w:rsidRPr="001340F9">
        <w:rPr>
          <w:spacing w:val="-2"/>
        </w:rPr>
        <w:t xml:space="preserve"> </w:t>
      </w:r>
      <w:r w:rsidRPr="001340F9">
        <w:t>DEVICES</w:t>
      </w:r>
      <w:bookmarkEnd w:id="174"/>
      <w:r w:rsidR="00E56651">
        <w:t xml:space="preserve"> – CATEGORY 1 AND 2 </w:t>
      </w:r>
    </w:p>
    <w:p w14:paraId="71247A62" w14:textId="77777777" w:rsidR="00D51681" w:rsidRPr="0087114D" w:rsidRDefault="00D51681" w:rsidP="00D51681">
      <w:pPr>
        <w:rPr>
          <w:rFonts w:ascii="Times New Roman" w:hAnsi="Times New Roman" w:cs="Times New Roman"/>
          <w:b/>
        </w:rPr>
      </w:pPr>
    </w:p>
    <w:p w14:paraId="4E5B1254" w14:textId="77777777" w:rsidR="006B5123" w:rsidRDefault="00D51681" w:rsidP="003D3BD4">
      <w:pPr>
        <w:pStyle w:val="BodyText"/>
        <w:rPr>
          <w:sz w:val="24"/>
          <w:szCs w:val="24"/>
        </w:rPr>
      </w:pPr>
      <w:r w:rsidRPr="00F422D9">
        <w:rPr>
          <w:sz w:val="24"/>
          <w:szCs w:val="24"/>
        </w:rPr>
        <w:t xml:space="preserve">The requirements include portable and non-portable personal computing devices including, but </w:t>
      </w:r>
      <w:r w:rsidRPr="00F422D9">
        <w:rPr>
          <w:sz w:val="24"/>
          <w:szCs w:val="24"/>
        </w:rPr>
        <w:lastRenderedPageBreak/>
        <w:t>not limited to: workstations, desktops, thin clients, laptops, notebooks, tablets, and similar products. These requirements may also include components that directly support complete product solutions, including, but not limited to</w:t>
      </w:r>
      <w:r w:rsidR="009B0670" w:rsidRPr="00F422D9">
        <w:rPr>
          <w:sz w:val="24"/>
          <w:szCs w:val="24"/>
        </w:rPr>
        <w:t>,</w:t>
      </w:r>
      <w:r w:rsidRPr="00F422D9">
        <w:rPr>
          <w:sz w:val="24"/>
          <w:szCs w:val="24"/>
        </w:rPr>
        <w:t xml:space="preserve"> hard disk and optical drives, memory modules and upgrades, web cameras, video cards, computer cases, network interface cards, port replicators, docking stations, glare screens, multimedia devices, interface adapter cards, expansion bays, processor and motherboard upgrades, keyboards, mice, accessories, identification/authentication devices, portable storage devices, memory and graphics cards, speakers, expansion chassis, warranties, extended warranties, maintenance, and software licenses. </w:t>
      </w:r>
    </w:p>
    <w:p w14:paraId="20D963DE" w14:textId="77777777" w:rsidR="006B5123" w:rsidRDefault="006B5123" w:rsidP="003D3BD4">
      <w:pPr>
        <w:pStyle w:val="BodyText"/>
        <w:rPr>
          <w:sz w:val="24"/>
          <w:szCs w:val="24"/>
        </w:rPr>
      </w:pPr>
    </w:p>
    <w:p w14:paraId="1F780182" w14:textId="142803A3" w:rsidR="00D51681" w:rsidRPr="00F422D9" w:rsidRDefault="006B5123" w:rsidP="003D3BD4">
      <w:pPr>
        <w:pStyle w:val="BodyText"/>
        <w:rPr>
          <w:sz w:val="24"/>
          <w:szCs w:val="24"/>
        </w:rPr>
      </w:pPr>
      <w:r>
        <w:rPr>
          <w:sz w:val="24"/>
          <w:szCs w:val="24"/>
        </w:rPr>
        <w:t>When the purchase of computers includes peripherals like a keyboard, mouse, docking station and other accessories, each computer must be packed in a box with one (1) each of the required peripherals and shipped to the FAA as a complete kit.  FAA issued barcodes must be physically affixed to the top of the computer (bottom right corner of the laptop lid or top front edge of the desktop) and the last nine (9) digits of the FAA barcode must be added to the asset identification field in the bios before shipping.</w:t>
      </w:r>
      <w:r w:rsidR="00B57D30" w:rsidRPr="00B57D30">
        <w:t xml:space="preserve"> </w:t>
      </w:r>
      <w:r w:rsidR="00B57D30" w:rsidRPr="00B57D30">
        <w:rPr>
          <w:sz w:val="24"/>
          <w:szCs w:val="24"/>
        </w:rPr>
        <w:t>All computing equipment must be shipped with a tamper-evident indicator on the outside packaging.</w:t>
      </w:r>
    </w:p>
    <w:p w14:paraId="59DE8E19" w14:textId="77777777" w:rsidR="00D51681" w:rsidRPr="00F422D9" w:rsidRDefault="00D51681" w:rsidP="003D3BD4">
      <w:pPr>
        <w:pStyle w:val="BodyText"/>
        <w:rPr>
          <w:sz w:val="24"/>
          <w:szCs w:val="24"/>
        </w:rPr>
      </w:pPr>
    </w:p>
    <w:p w14:paraId="49FE45EC" w14:textId="099BDD80" w:rsidR="00D51681" w:rsidRDefault="00D51681" w:rsidP="003D3BD4">
      <w:pPr>
        <w:pStyle w:val="BodyText"/>
        <w:rPr>
          <w:sz w:val="24"/>
          <w:szCs w:val="24"/>
        </w:rPr>
      </w:pPr>
      <w:r w:rsidRPr="00F422D9">
        <w:rPr>
          <w:sz w:val="24"/>
          <w:szCs w:val="24"/>
        </w:rPr>
        <w:t>All personal computing devices must include a warranty of not less than three (3) years unless the purchasing official (</w:t>
      </w:r>
      <w:r w:rsidR="00C36723" w:rsidRPr="00F422D9">
        <w:rPr>
          <w:sz w:val="24"/>
          <w:szCs w:val="24"/>
        </w:rPr>
        <w:t>i.e.,</w:t>
      </w:r>
      <w:r w:rsidRPr="00F422D9">
        <w:rPr>
          <w:sz w:val="24"/>
          <w:szCs w:val="24"/>
        </w:rPr>
        <w:t xml:space="preserve"> Contracting Officer or purchase card holder) specifies a variation to this requirement. The warranty </w:t>
      </w:r>
      <w:r w:rsidR="00C766A1">
        <w:rPr>
          <w:sz w:val="24"/>
          <w:szCs w:val="24"/>
        </w:rPr>
        <w:t xml:space="preserve">for computing devices </w:t>
      </w:r>
      <w:r w:rsidRPr="00F422D9">
        <w:rPr>
          <w:sz w:val="24"/>
          <w:szCs w:val="24"/>
        </w:rPr>
        <w:t>must include, but is not limited to</w:t>
      </w:r>
      <w:r w:rsidR="00C766A1">
        <w:rPr>
          <w:sz w:val="24"/>
          <w:szCs w:val="24"/>
        </w:rPr>
        <w:t>,</w:t>
      </w:r>
      <w:r w:rsidRPr="00F422D9">
        <w:rPr>
          <w:sz w:val="24"/>
          <w:szCs w:val="24"/>
        </w:rPr>
        <w:t xml:space="preserve"> all of the main internal components contained within (e.g., optical drive, hard drive, memory, mother boards, batteries, and screens) and external components such as docking stations and stylus’. All Contractor provided quotes must explicitly state which personal computing device components are not covered by the three (3) year warranty. Additionally, the quotes must include what warranty is included for those items. Under no circumstances </w:t>
      </w:r>
      <w:r w:rsidR="008B0A84">
        <w:rPr>
          <w:sz w:val="24"/>
          <w:szCs w:val="24"/>
        </w:rPr>
        <w:t>must</w:t>
      </w:r>
      <w:r w:rsidRPr="00F422D9">
        <w:rPr>
          <w:sz w:val="24"/>
          <w:szCs w:val="24"/>
        </w:rPr>
        <w:t xml:space="preserve"> the Government be required to ship a </w:t>
      </w:r>
      <w:r w:rsidR="00264898">
        <w:rPr>
          <w:sz w:val="24"/>
          <w:szCs w:val="24"/>
        </w:rPr>
        <w:t xml:space="preserve">computing device </w:t>
      </w:r>
      <w:r w:rsidRPr="00F422D9">
        <w:rPr>
          <w:sz w:val="24"/>
          <w:szCs w:val="24"/>
        </w:rPr>
        <w:t xml:space="preserve">to any contractor, OEM, or other facility for the purpose of warranty repair. If a </w:t>
      </w:r>
      <w:r w:rsidR="00264898">
        <w:rPr>
          <w:sz w:val="24"/>
          <w:szCs w:val="24"/>
        </w:rPr>
        <w:t>computing device</w:t>
      </w:r>
      <w:r w:rsidRPr="00F422D9">
        <w:rPr>
          <w:sz w:val="24"/>
          <w:szCs w:val="24"/>
        </w:rPr>
        <w:t xml:space="preserve"> is to be replaced under warranty, the Contractor must provide, at no cost to the Government, an advance replacement, and a shipping label for the return of the defective item. The Government will return the defective </w:t>
      </w:r>
      <w:r w:rsidR="00264898">
        <w:rPr>
          <w:sz w:val="24"/>
          <w:szCs w:val="24"/>
        </w:rPr>
        <w:t>item</w:t>
      </w:r>
      <w:r w:rsidRPr="00F422D9">
        <w:rPr>
          <w:sz w:val="24"/>
          <w:szCs w:val="24"/>
        </w:rPr>
        <w:t xml:space="preserve"> to the Contractor within 30 days of receiving the advance replacement, using the packaging materials from the advance replacement and the shipping label. The Government must retain all nonvolatile memory devices, including but not limited to hard disk drives and solid-state drives, even if the non-volatile memory device is the defective part.</w:t>
      </w:r>
    </w:p>
    <w:p w14:paraId="5262DD6C" w14:textId="77777777" w:rsidR="008E3AA4" w:rsidRDefault="008E3AA4" w:rsidP="003D3BD4">
      <w:pPr>
        <w:pStyle w:val="BodyText"/>
        <w:rPr>
          <w:sz w:val="24"/>
          <w:szCs w:val="24"/>
        </w:rPr>
      </w:pPr>
    </w:p>
    <w:p w14:paraId="42EE013D" w14:textId="7D1E48C0" w:rsidR="008E3AA4" w:rsidRPr="00F422D9" w:rsidRDefault="008E3AA4" w:rsidP="008E3AA4">
      <w:pPr>
        <w:pStyle w:val="BodyText"/>
        <w:rPr>
          <w:sz w:val="24"/>
          <w:szCs w:val="24"/>
        </w:rPr>
      </w:pPr>
      <w:r>
        <w:rPr>
          <w:sz w:val="24"/>
          <w:szCs w:val="24"/>
        </w:rPr>
        <w:t xml:space="preserve">For </w:t>
      </w:r>
      <w:r w:rsidRPr="008E3AA4">
        <w:rPr>
          <w:sz w:val="24"/>
          <w:szCs w:val="24"/>
        </w:rPr>
        <w:t>Hardware Support Services/Tag Transfer</w:t>
      </w:r>
      <w:r>
        <w:rPr>
          <w:sz w:val="24"/>
          <w:szCs w:val="24"/>
        </w:rPr>
        <w:t xml:space="preserve"> of Dell Products, the Contractor</w:t>
      </w:r>
      <w:r w:rsidRPr="008E3AA4">
        <w:rPr>
          <w:sz w:val="24"/>
          <w:szCs w:val="24"/>
        </w:rPr>
        <w:t xml:space="preserve"> </w:t>
      </w:r>
      <w:r>
        <w:rPr>
          <w:sz w:val="24"/>
          <w:szCs w:val="24"/>
        </w:rPr>
        <w:t>must</w:t>
      </w:r>
      <w:r w:rsidRPr="008E3AA4">
        <w:rPr>
          <w:sz w:val="24"/>
          <w:szCs w:val="24"/>
        </w:rPr>
        <w:t xml:space="preserve"> transfer title of Dell Products and the asset/service identification number (e.g. the Service Tag or Asset Number) to the End-User that is associated with the Dell Products </w:t>
      </w:r>
      <w:r>
        <w:rPr>
          <w:sz w:val="24"/>
          <w:szCs w:val="24"/>
        </w:rPr>
        <w:t>the Contractor</w:t>
      </w:r>
      <w:r w:rsidRPr="008E3AA4">
        <w:rPr>
          <w:sz w:val="24"/>
          <w:szCs w:val="24"/>
        </w:rPr>
        <w:t xml:space="preserve"> have purchased for resale in accordance with </w:t>
      </w:r>
      <w:r>
        <w:rPr>
          <w:sz w:val="24"/>
          <w:szCs w:val="24"/>
        </w:rPr>
        <w:t>Dell</w:t>
      </w:r>
      <w:r w:rsidRPr="008E3AA4">
        <w:rPr>
          <w:sz w:val="24"/>
          <w:szCs w:val="24"/>
        </w:rPr>
        <w:t xml:space="preserve">. </w:t>
      </w:r>
      <w:r>
        <w:rPr>
          <w:sz w:val="24"/>
          <w:szCs w:val="24"/>
        </w:rPr>
        <w:t xml:space="preserve"> </w:t>
      </w:r>
      <w:r w:rsidRPr="008E3AA4">
        <w:rPr>
          <w:sz w:val="24"/>
          <w:szCs w:val="24"/>
        </w:rPr>
        <w:t xml:space="preserve">The process to complete such transfer may be found at </w:t>
      </w:r>
      <w:hyperlink r:id="rId13" w:history="1">
        <w:r w:rsidRPr="005E265E">
          <w:rPr>
            <w:rStyle w:val="Hyperlink"/>
            <w:rFonts w:ascii="Times New Roman" w:hAnsi="Times New Roman"/>
            <w:sz w:val="24"/>
            <w:szCs w:val="24"/>
          </w:rPr>
          <w:t>www.support.dell.com</w:t>
        </w:r>
      </w:hyperlink>
      <w:r w:rsidRPr="008E3AA4">
        <w:rPr>
          <w:sz w:val="24"/>
          <w:szCs w:val="24"/>
        </w:rPr>
        <w:t>, which process Dell may change from time to</w:t>
      </w:r>
      <w:r>
        <w:rPr>
          <w:sz w:val="24"/>
          <w:szCs w:val="24"/>
        </w:rPr>
        <w:t xml:space="preserve"> </w:t>
      </w:r>
      <w:r w:rsidRPr="008E3AA4">
        <w:rPr>
          <w:sz w:val="24"/>
          <w:szCs w:val="24"/>
        </w:rPr>
        <w:t xml:space="preserve">time. It is </w:t>
      </w:r>
      <w:r>
        <w:rPr>
          <w:sz w:val="24"/>
          <w:szCs w:val="24"/>
        </w:rPr>
        <w:t>Contractor’s</w:t>
      </w:r>
      <w:r w:rsidRPr="008E3AA4">
        <w:rPr>
          <w:sz w:val="24"/>
          <w:szCs w:val="24"/>
        </w:rPr>
        <w:t xml:space="preserve"> responsibility to ensure compliance with the latest version of the posted process. </w:t>
      </w:r>
      <w:r>
        <w:rPr>
          <w:sz w:val="24"/>
          <w:szCs w:val="24"/>
        </w:rPr>
        <w:t xml:space="preserve">The Contractor </w:t>
      </w:r>
      <w:r w:rsidRPr="008E3AA4">
        <w:rPr>
          <w:sz w:val="24"/>
          <w:szCs w:val="24"/>
        </w:rPr>
        <w:t xml:space="preserve">acknowledges that </w:t>
      </w:r>
      <w:r>
        <w:rPr>
          <w:sz w:val="24"/>
          <w:szCs w:val="24"/>
        </w:rPr>
        <w:t>their</w:t>
      </w:r>
      <w:r w:rsidRPr="008E3AA4">
        <w:rPr>
          <w:sz w:val="24"/>
          <w:szCs w:val="24"/>
        </w:rPr>
        <w:t xml:space="preserve"> failure to properly transfer the asset/service identification number of the Dell</w:t>
      </w:r>
      <w:r>
        <w:rPr>
          <w:sz w:val="24"/>
          <w:szCs w:val="24"/>
        </w:rPr>
        <w:t xml:space="preserve"> </w:t>
      </w:r>
      <w:r w:rsidRPr="008E3AA4">
        <w:rPr>
          <w:sz w:val="24"/>
          <w:szCs w:val="24"/>
        </w:rPr>
        <w:t>Products will result in the End-User's inability to receive hardware support services from Dell for such Dell</w:t>
      </w:r>
      <w:r>
        <w:rPr>
          <w:sz w:val="24"/>
          <w:szCs w:val="24"/>
        </w:rPr>
        <w:t xml:space="preserve"> </w:t>
      </w:r>
      <w:r w:rsidRPr="008E3AA4">
        <w:rPr>
          <w:sz w:val="24"/>
          <w:szCs w:val="24"/>
        </w:rPr>
        <w:t xml:space="preserve">Products, and Dell will not be liable to </w:t>
      </w:r>
      <w:r>
        <w:rPr>
          <w:sz w:val="24"/>
          <w:szCs w:val="24"/>
        </w:rPr>
        <w:t>the Contractor</w:t>
      </w:r>
      <w:r w:rsidRPr="008E3AA4">
        <w:rPr>
          <w:sz w:val="24"/>
          <w:szCs w:val="24"/>
        </w:rPr>
        <w:t xml:space="preserve"> or to any End-User for any such failure. In the event a designated end-user seeks warranty or other service from Dell that requires evidence of ownership, and</w:t>
      </w:r>
      <w:r>
        <w:rPr>
          <w:sz w:val="24"/>
          <w:szCs w:val="24"/>
        </w:rPr>
        <w:t xml:space="preserve"> the Contractor</w:t>
      </w:r>
      <w:r w:rsidRPr="008E3AA4">
        <w:rPr>
          <w:sz w:val="24"/>
          <w:szCs w:val="24"/>
        </w:rPr>
        <w:t xml:space="preserve"> has not yet accomplished such </w:t>
      </w:r>
      <w:r w:rsidRPr="008E3AA4">
        <w:rPr>
          <w:sz w:val="24"/>
          <w:szCs w:val="24"/>
        </w:rPr>
        <w:lastRenderedPageBreak/>
        <w:t xml:space="preserve">ownership transfer, </w:t>
      </w:r>
      <w:r>
        <w:rPr>
          <w:sz w:val="24"/>
          <w:szCs w:val="24"/>
        </w:rPr>
        <w:t>the Contractor</w:t>
      </w:r>
      <w:r w:rsidRPr="008E3AA4">
        <w:rPr>
          <w:sz w:val="24"/>
          <w:szCs w:val="24"/>
        </w:rPr>
        <w:t xml:space="preserve"> hereby expressly authorizes Dell to immediately affect ownership transfer. The parts used in repairing or servicing Products and spare parts may be new, equivalent-to-new, or reconditioned.</w:t>
      </w:r>
    </w:p>
    <w:p w14:paraId="6BE838E3" w14:textId="77777777" w:rsidR="00A83991" w:rsidRPr="0087114D" w:rsidRDefault="00A83991" w:rsidP="00D51681">
      <w:pPr>
        <w:rPr>
          <w:rFonts w:ascii="Times New Roman" w:hAnsi="Times New Roman" w:cs="Times New Roman"/>
        </w:rPr>
      </w:pPr>
    </w:p>
    <w:p w14:paraId="73909C9A" w14:textId="239F1403" w:rsidR="00D51681" w:rsidRPr="001340F9" w:rsidRDefault="00D51681" w:rsidP="00E34D29">
      <w:pPr>
        <w:pStyle w:val="Heading1"/>
        <w:ind w:left="0" w:firstLine="0"/>
      </w:pPr>
      <w:bookmarkStart w:id="175" w:name="_Toc135289521"/>
      <w:r w:rsidRPr="001340F9">
        <w:t>SERVERS,</w:t>
      </w:r>
      <w:r w:rsidRPr="001340F9">
        <w:rPr>
          <w:spacing w:val="-7"/>
        </w:rPr>
        <w:t xml:space="preserve"> </w:t>
      </w:r>
      <w:r w:rsidRPr="001340F9">
        <w:t>STORAGE</w:t>
      </w:r>
      <w:r w:rsidRPr="001340F9">
        <w:rPr>
          <w:spacing w:val="-6"/>
        </w:rPr>
        <w:t xml:space="preserve"> </w:t>
      </w:r>
      <w:r w:rsidRPr="001340F9">
        <w:t>SYSTEMS,</w:t>
      </w:r>
      <w:r w:rsidRPr="001340F9">
        <w:rPr>
          <w:spacing w:val="-5"/>
        </w:rPr>
        <w:t xml:space="preserve"> </w:t>
      </w:r>
      <w:r w:rsidRPr="001340F9">
        <w:t>NETWORK</w:t>
      </w:r>
      <w:r w:rsidRPr="001340F9">
        <w:rPr>
          <w:spacing w:val="-6"/>
        </w:rPr>
        <w:t xml:space="preserve"> </w:t>
      </w:r>
      <w:r w:rsidRPr="001340F9">
        <w:t>DEVICES</w:t>
      </w:r>
      <w:bookmarkEnd w:id="175"/>
      <w:r w:rsidR="00E56651">
        <w:t xml:space="preserve"> – CATEGORY 1 AND 2</w:t>
      </w:r>
    </w:p>
    <w:p w14:paraId="0DD4B476" w14:textId="77777777" w:rsidR="00D51681" w:rsidRPr="0087114D" w:rsidRDefault="00D51681" w:rsidP="00D51681">
      <w:pPr>
        <w:rPr>
          <w:rFonts w:ascii="Times New Roman" w:hAnsi="Times New Roman" w:cs="Times New Roman"/>
          <w:b/>
        </w:rPr>
      </w:pPr>
    </w:p>
    <w:p w14:paraId="341BD7BA" w14:textId="77777777" w:rsidR="00D51681" w:rsidRPr="00F422D9" w:rsidRDefault="00D51681" w:rsidP="003D3BD4">
      <w:pPr>
        <w:pStyle w:val="BodyText"/>
        <w:rPr>
          <w:sz w:val="24"/>
          <w:szCs w:val="24"/>
        </w:rPr>
      </w:pPr>
      <w:r w:rsidRPr="00F422D9">
        <w:rPr>
          <w:sz w:val="24"/>
          <w:szCs w:val="24"/>
        </w:rPr>
        <w:t>The Contractor must provide servers such as file, network, and database servers with any operating system. The Contractor must provide components that directly support complete product solutions, including, but not limited to: Automated Performance Monitoring and Artificial Intelligence (AI) components and software, internal storage devices, memory modules and upgrades, video cards, network interface cards, expansion bays, multimedia devices, interface adapter cards, cables, processor and motherboard upgrades, mounting racks, cabinets, power adaptors, warranties, extended warranties, maintenance and software licenses. The Contractor must provide storage systems such as storage arrays, network attached storage, snap servers, tape libraries, and storage area networks. The Contractor must provide components that directly support complete product solutions, which may include, but is not limited to, cables, adapters, expansion cabinets, network bridge devices, firmware, backup devices, racks, tape and optical media, warranties, extended warranties, and maintenance.</w:t>
      </w:r>
    </w:p>
    <w:p w14:paraId="2B2FD1A3" w14:textId="77777777" w:rsidR="00D51681" w:rsidRPr="00F422D9" w:rsidRDefault="00D51681" w:rsidP="003D3BD4">
      <w:pPr>
        <w:pStyle w:val="BodyText"/>
        <w:rPr>
          <w:sz w:val="24"/>
          <w:szCs w:val="24"/>
        </w:rPr>
      </w:pPr>
    </w:p>
    <w:p w14:paraId="648A3699" w14:textId="77777777" w:rsidR="00D51681" w:rsidRPr="00F422D9" w:rsidRDefault="00D51681" w:rsidP="003D3BD4">
      <w:pPr>
        <w:pStyle w:val="BodyText"/>
        <w:rPr>
          <w:sz w:val="24"/>
          <w:szCs w:val="24"/>
        </w:rPr>
      </w:pPr>
      <w:r w:rsidRPr="00F422D9">
        <w:rPr>
          <w:sz w:val="24"/>
          <w:szCs w:val="24"/>
        </w:rPr>
        <w:t>The Contractor must provide network equipment such as managed and unmanaged switches, hubs, gateways, routers, telecommunications equipment, network appliances, wireless devices, network security monitoring hardware, network access control and voice-over-IP. The Contractor must provide components that directly support complete product solutions, including, but not limited to: cables, adapters, firmware, memory upgrades, interface cards, power adaptors, expansion bays, service packs, warranties and extended warranties, and maintenance, software license and maintenance. These supporting components must only be provided in support of devices offered under this Contract. When available, electronic versions of documentation and software are required product deliverables.</w:t>
      </w:r>
    </w:p>
    <w:p w14:paraId="298F2C2F" w14:textId="77777777" w:rsidR="00CA5090" w:rsidRPr="0087114D" w:rsidRDefault="00CA5090" w:rsidP="00D51681">
      <w:pPr>
        <w:rPr>
          <w:rFonts w:ascii="Times New Roman" w:hAnsi="Times New Roman" w:cs="Times New Roman"/>
        </w:rPr>
      </w:pPr>
    </w:p>
    <w:p w14:paraId="1091D227" w14:textId="01B7D15E" w:rsidR="00D51681" w:rsidRPr="001340F9" w:rsidRDefault="00B93A87" w:rsidP="00E34D29">
      <w:pPr>
        <w:pStyle w:val="Heading1"/>
        <w:ind w:left="0" w:firstLine="0"/>
      </w:pPr>
      <w:bookmarkStart w:id="176" w:name="_Toc135289522"/>
      <w:r>
        <w:t xml:space="preserve">TELECOMMUNICATIONS, VIDEO, </w:t>
      </w:r>
      <w:r w:rsidR="00D51681" w:rsidRPr="001340F9">
        <w:t>AUDIO/VISUAL EQUIPMENT</w:t>
      </w:r>
      <w:bookmarkEnd w:id="176"/>
      <w:r w:rsidR="00E56651">
        <w:t xml:space="preserve"> – CATEGORY 1 AND 2</w:t>
      </w:r>
    </w:p>
    <w:p w14:paraId="4537D6C5" w14:textId="77777777" w:rsidR="00D51681" w:rsidRPr="0087114D" w:rsidRDefault="00D51681" w:rsidP="00D51681">
      <w:pPr>
        <w:rPr>
          <w:rFonts w:ascii="Times New Roman" w:hAnsi="Times New Roman" w:cs="Times New Roman"/>
          <w:bCs/>
        </w:rPr>
      </w:pPr>
    </w:p>
    <w:p w14:paraId="0A370AAD" w14:textId="5761FC74" w:rsidR="00D51681" w:rsidRDefault="00D51681" w:rsidP="003D3BD4">
      <w:pPr>
        <w:pStyle w:val="BodyText"/>
        <w:rPr>
          <w:sz w:val="24"/>
          <w:szCs w:val="24"/>
        </w:rPr>
      </w:pPr>
      <w:r w:rsidRPr="00F422D9">
        <w:rPr>
          <w:sz w:val="24"/>
          <w:szCs w:val="24"/>
        </w:rPr>
        <w:t>The Contractor must provide</w:t>
      </w:r>
      <w:r w:rsidR="00735EC3">
        <w:rPr>
          <w:sz w:val="24"/>
          <w:szCs w:val="24"/>
        </w:rPr>
        <w:t xml:space="preserve"> </w:t>
      </w:r>
      <w:r w:rsidRPr="00F422D9">
        <w:rPr>
          <w:sz w:val="24"/>
          <w:szCs w:val="24"/>
        </w:rPr>
        <w:t>support</w:t>
      </w:r>
      <w:r w:rsidR="00735EC3">
        <w:rPr>
          <w:sz w:val="24"/>
          <w:szCs w:val="24"/>
        </w:rPr>
        <w:t xml:space="preserve"> </w:t>
      </w:r>
      <w:r w:rsidRPr="00F422D9">
        <w:rPr>
          <w:sz w:val="24"/>
          <w:szCs w:val="24"/>
        </w:rPr>
        <w:t xml:space="preserve">and maintain audio/visual solutions/equipment at the </w:t>
      </w:r>
      <w:r w:rsidR="005121DE" w:rsidRPr="00F422D9">
        <w:rPr>
          <w:sz w:val="24"/>
          <w:szCs w:val="24"/>
        </w:rPr>
        <w:t>DO</w:t>
      </w:r>
      <w:r w:rsidRPr="00F422D9">
        <w:rPr>
          <w:sz w:val="24"/>
          <w:szCs w:val="24"/>
        </w:rPr>
        <w:t xml:space="preserve"> level.  </w:t>
      </w:r>
      <w:r w:rsidR="00B93A87">
        <w:rPr>
          <w:sz w:val="24"/>
          <w:szCs w:val="24"/>
        </w:rPr>
        <w:t xml:space="preserve">The Contractor is prohibited from </w:t>
      </w:r>
      <w:r w:rsidR="008E3310">
        <w:rPr>
          <w:sz w:val="24"/>
          <w:szCs w:val="24"/>
        </w:rPr>
        <w:t xml:space="preserve">providing “covered </w:t>
      </w:r>
      <w:r w:rsidR="00B93A87">
        <w:rPr>
          <w:sz w:val="24"/>
          <w:szCs w:val="24"/>
        </w:rPr>
        <w:t>telecommunications equipment or services</w:t>
      </w:r>
      <w:r w:rsidR="008E3310">
        <w:rPr>
          <w:sz w:val="24"/>
          <w:szCs w:val="24"/>
        </w:rPr>
        <w:t>” and/or telecommunications or video surveillance equipment or services</w:t>
      </w:r>
      <w:r w:rsidR="00B93A87">
        <w:rPr>
          <w:sz w:val="24"/>
          <w:szCs w:val="24"/>
        </w:rPr>
        <w:t xml:space="preserve"> produced or</w:t>
      </w:r>
      <w:r w:rsidR="008E3310">
        <w:rPr>
          <w:sz w:val="24"/>
          <w:szCs w:val="24"/>
        </w:rPr>
        <w:t xml:space="preserve"> provided by an entity that the Secretary of Defense, in consultation with the Director of National Intelligence or the Director of the Federal Bureau of Investigation, reasonably believes to be an entity owned or controlled by, or otherwise connected to, the government of a foreign country. </w:t>
      </w:r>
      <w:r w:rsidR="00B93A87">
        <w:rPr>
          <w:sz w:val="24"/>
          <w:szCs w:val="24"/>
        </w:rPr>
        <w:t xml:space="preserve"> </w:t>
      </w:r>
    </w:p>
    <w:p w14:paraId="42BFB032" w14:textId="356D7F62" w:rsidR="00B8050D" w:rsidRPr="002F462F" w:rsidRDefault="00B8050D" w:rsidP="002F462F">
      <w:pPr>
        <w:pStyle w:val="Heading1"/>
        <w:numPr>
          <w:ilvl w:val="0"/>
          <w:numId w:val="0"/>
        </w:numPr>
        <w:rPr>
          <w:bCs w:val="0"/>
          <w:sz w:val="24"/>
          <w:szCs w:val="24"/>
        </w:rPr>
      </w:pPr>
      <w:bookmarkStart w:id="177" w:name="_Hlk138836090"/>
    </w:p>
    <w:p w14:paraId="53A502DD" w14:textId="718227F4" w:rsidR="00D51681" w:rsidRPr="001340F9" w:rsidRDefault="00D51681" w:rsidP="00E34D29">
      <w:pPr>
        <w:pStyle w:val="Heading1"/>
        <w:ind w:left="0" w:firstLine="0"/>
      </w:pPr>
      <w:bookmarkStart w:id="178" w:name="_Toc135289523"/>
      <w:bookmarkEnd w:id="177"/>
      <w:r w:rsidRPr="001340F9">
        <w:t xml:space="preserve">SOFTWARE LICENSE, SUBSCRIPTIONS, AND MAINTENANCE </w:t>
      </w:r>
      <w:bookmarkEnd w:id="178"/>
      <w:r w:rsidR="00627946">
        <w:t>AGREEMENTS</w:t>
      </w:r>
      <w:r w:rsidR="00E56651">
        <w:t xml:space="preserve"> – CATEGORY 1 AND 2</w:t>
      </w:r>
    </w:p>
    <w:p w14:paraId="7C6BBC03" w14:textId="77777777" w:rsidR="00D51681" w:rsidRPr="0087114D" w:rsidRDefault="00D51681" w:rsidP="00D51681">
      <w:pPr>
        <w:rPr>
          <w:rFonts w:ascii="Times New Roman" w:hAnsi="Times New Roman" w:cs="Times New Roman"/>
        </w:rPr>
      </w:pPr>
    </w:p>
    <w:p w14:paraId="4C18B63A" w14:textId="77777777" w:rsidR="00D51681" w:rsidRPr="00F422D9" w:rsidRDefault="00D51681" w:rsidP="003D3BD4">
      <w:pPr>
        <w:pStyle w:val="BodyText"/>
        <w:rPr>
          <w:sz w:val="24"/>
          <w:szCs w:val="24"/>
        </w:rPr>
      </w:pPr>
      <w:r w:rsidRPr="00F422D9">
        <w:rPr>
          <w:sz w:val="24"/>
          <w:szCs w:val="24"/>
        </w:rPr>
        <w:lastRenderedPageBreak/>
        <w:t>Software licenses, subscriptions and maintenance agreements must be in support of the OEM(s) products offered under this contract.  License and maintenance agreements not purchased under the contract that have expired within six (6) months prior to execution of this contract may be reinstated or renewed under the contract provided that all “back” maintenance or reinstatement fee is paid, if required by the OEM.  License and maintenance agreements not purchased under this contract that expire within the term of this contract may be reinstated or renewed under this contract.</w:t>
      </w:r>
    </w:p>
    <w:p w14:paraId="6B13A1B7" w14:textId="77777777" w:rsidR="00D51681" w:rsidRPr="00F422D9" w:rsidRDefault="00D51681" w:rsidP="003D3BD4">
      <w:pPr>
        <w:pStyle w:val="BodyText"/>
        <w:rPr>
          <w:sz w:val="24"/>
          <w:szCs w:val="24"/>
        </w:rPr>
      </w:pPr>
    </w:p>
    <w:p w14:paraId="6B2FD0BB" w14:textId="77777777" w:rsidR="00D51681" w:rsidRPr="00F422D9" w:rsidRDefault="00D51681" w:rsidP="003D3BD4">
      <w:pPr>
        <w:pStyle w:val="BodyText"/>
        <w:rPr>
          <w:sz w:val="24"/>
          <w:szCs w:val="24"/>
        </w:rPr>
      </w:pPr>
      <w:r w:rsidRPr="00F422D9">
        <w:rPr>
          <w:sz w:val="24"/>
          <w:szCs w:val="24"/>
        </w:rPr>
        <w:t>The Contractor must offer OEM extended maintenance for products on this contract, where applicable and available.</w:t>
      </w:r>
    </w:p>
    <w:p w14:paraId="24677B77" w14:textId="77777777" w:rsidR="00D51681" w:rsidRPr="00F422D9" w:rsidRDefault="00D51681" w:rsidP="003D3BD4">
      <w:pPr>
        <w:pStyle w:val="BodyText"/>
        <w:rPr>
          <w:sz w:val="24"/>
          <w:szCs w:val="24"/>
        </w:rPr>
      </w:pPr>
    </w:p>
    <w:p w14:paraId="30F83C81" w14:textId="784836F5" w:rsidR="00D51681" w:rsidRPr="00F422D9" w:rsidRDefault="00D51681" w:rsidP="003D3BD4">
      <w:pPr>
        <w:pStyle w:val="BodyText"/>
        <w:rPr>
          <w:sz w:val="24"/>
          <w:szCs w:val="24"/>
        </w:rPr>
      </w:pPr>
      <w:r w:rsidRPr="00F422D9">
        <w:rPr>
          <w:sz w:val="24"/>
          <w:szCs w:val="24"/>
        </w:rPr>
        <w:t xml:space="preserve">When available, electronic versions of software and documentation are a requirement under this contract.  Any associated media, printed materials, on-line or electronic documentation must be provided to the FAA technical POC identified on the </w:t>
      </w:r>
      <w:r w:rsidR="00264898">
        <w:rPr>
          <w:sz w:val="24"/>
          <w:szCs w:val="24"/>
        </w:rPr>
        <w:t>delivery</w:t>
      </w:r>
      <w:r w:rsidRPr="00F422D9">
        <w:rPr>
          <w:sz w:val="24"/>
          <w:szCs w:val="24"/>
        </w:rPr>
        <w:t xml:space="preserve"> order.  Where applicable, customers must be provided the license agreement and/or key code upon validation and receipt of the software.</w:t>
      </w:r>
    </w:p>
    <w:p w14:paraId="3E35E426" w14:textId="77777777" w:rsidR="00D51681" w:rsidRPr="00F422D9" w:rsidRDefault="00D51681" w:rsidP="003D3BD4">
      <w:pPr>
        <w:pStyle w:val="BodyText"/>
        <w:rPr>
          <w:sz w:val="24"/>
          <w:szCs w:val="24"/>
        </w:rPr>
      </w:pPr>
    </w:p>
    <w:p w14:paraId="347E63FE" w14:textId="44FAA3A1" w:rsidR="00D51681" w:rsidRDefault="00D51681" w:rsidP="003D3BD4">
      <w:pPr>
        <w:pStyle w:val="BodyText"/>
        <w:rPr>
          <w:sz w:val="24"/>
          <w:szCs w:val="24"/>
        </w:rPr>
      </w:pPr>
      <w:r w:rsidRPr="00F422D9">
        <w:rPr>
          <w:sz w:val="24"/>
          <w:szCs w:val="24"/>
        </w:rPr>
        <w:t>The Contractor must make available any information and provide assistance on obtaining enterprise, open, or volume licensing for software products.  Any licensing options that are available through the OEM must be provided to the Government under this contract.</w:t>
      </w:r>
    </w:p>
    <w:p w14:paraId="282E521D" w14:textId="77777777" w:rsidR="00B57D30" w:rsidRDefault="00B57D30" w:rsidP="003D3BD4">
      <w:pPr>
        <w:pStyle w:val="BodyText"/>
        <w:rPr>
          <w:sz w:val="24"/>
          <w:szCs w:val="24"/>
        </w:rPr>
      </w:pPr>
    </w:p>
    <w:p w14:paraId="74AA5D6B" w14:textId="69C783BF" w:rsidR="00375726" w:rsidRDefault="00375726" w:rsidP="00375726">
      <w:pPr>
        <w:rPr>
          <w:rFonts w:ascii="Times New Roman" w:hAnsi="Times New Roman" w:cs="Times New Roman"/>
          <w:sz w:val="24"/>
          <w:szCs w:val="24"/>
        </w:rPr>
      </w:pPr>
      <w:r w:rsidRPr="00375726">
        <w:rPr>
          <w:rFonts w:ascii="Times New Roman" w:hAnsi="Times New Roman" w:cs="Times New Roman"/>
          <w:sz w:val="24"/>
          <w:szCs w:val="24"/>
        </w:rPr>
        <w:t xml:space="preserve">Prior to providing software under this Contract, all SAVES vendors must be able to access the Repository for Software Attestations and Artifacts (RSAA), which is managed by the Cybersecurity &amp; Infrastructure Security Agency (CISA). At time of award, all SAVES vendors must have an account at the RSAA website </w:t>
      </w:r>
      <w:hyperlink r:id="rId14" w:history="1">
        <w:r w:rsidRPr="008B4706">
          <w:rPr>
            <w:rStyle w:val="Hyperlink"/>
            <w:rFonts w:ascii="Times New Roman" w:hAnsi="Times New Roman" w:cs="Times New Roman"/>
            <w:sz w:val="24"/>
            <w:szCs w:val="24"/>
          </w:rPr>
          <w:t>Login | RSAA</w:t>
        </w:r>
      </w:hyperlink>
      <w:r w:rsidRPr="00375726">
        <w:rPr>
          <w:rFonts w:ascii="Times New Roman" w:hAnsi="Times New Roman" w:cs="Times New Roman"/>
          <w:sz w:val="24"/>
          <w:szCs w:val="24"/>
        </w:rPr>
        <w:t xml:space="preserve">.  The CISA self-attestation common form and related details can be found at </w:t>
      </w:r>
      <w:hyperlink r:id="rId15" w:history="1">
        <w:r w:rsidRPr="008B4706">
          <w:rPr>
            <w:rStyle w:val="Hyperlink"/>
            <w:rFonts w:ascii="Times New Roman" w:hAnsi="Times New Roman" w:cs="Times New Roman"/>
            <w:sz w:val="24"/>
            <w:szCs w:val="24"/>
          </w:rPr>
          <w:t>https://www.cisa.gov/secure-software-attestation-form</w:t>
        </w:r>
      </w:hyperlink>
      <w:r w:rsidRPr="00375726">
        <w:rPr>
          <w:rFonts w:ascii="Times New Roman" w:hAnsi="Times New Roman" w:cs="Times New Roman"/>
          <w:sz w:val="24"/>
          <w:szCs w:val="24"/>
        </w:rPr>
        <w:t>.</w:t>
      </w:r>
      <w:r>
        <w:rPr>
          <w:sz w:val="24"/>
          <w:szCs w:val="24"/>
        </w:rPr>
        <w:t xml:space="preserve">  </w:t>
      </w:r>
      <w:r>
        <w:rPr>
          <w:rFonts w:ascii="Times New Roman" w:hAnsi="Times New Roman" w:cs="Times New Roman"/>
          <w:sz w:val="24"/>
          <w:szCs w:val="24"/>
        </w:rPr>
        <w:t>The common form will be utilized by all SAVES vendors. Once signed and completed by the software manufacturer, it can be uploaded to the RSAA and provided to the FAA as part of any software purchase. </w:t>
      </w:r>
    </w:p>
    <w:p w14:paraId="0BDBB31B" w14:textId="46CEDA17" w:rsidR="00375726" w:rsidRPr="00375726" w:rsidRDefault="00375726" w:rsidP="003D3BD4">
      <w:pPr>
        <w:pStyle w:val="BodyText"/>
        <w:rPr>
          <w:sz w:val="24"/>
          <w:szCs w:val="24"/>
        </w:rPr>
      </w:pPr>
    </w:p>
    <w:p w14:paraId="6FCEC71C" w14:textId="77777777" w:rsidR="00D51681" w:rsidRPr="00F422D9" w:rsidRDefault="00D51681" w:rsidP="003D3BD4">
      <w:pPr>
        <w:pStyle w:val="BodyText"/>
        <w:rPr>
          <w:sz w:val="24"/>
          <w:szCs w:val="24"/>
        </w:rPr>
      </w:pPr>
    </w:p>
    <w:p w14:paraId="6AB97415" w14:textId="72939724" w:rsidR="00D51681" w:rsidRDefault="00D51681" w:rsidP="003D3BD4">
      <w:pPr>
        <w:pStyle w:val="BodyText"/>
        <w:rPr>
          <w:sz w:val="24"/>
          <w:szCs w:val="24"/>
        </w:rPr>
      </w:pPr>
      <w:r w:rsidRPr="00F422D9">
        <w:rPr>
          <w:sz w:val="24"/>
          <w:szCs w:val="24"/>
        </w:rPr>
        <w:t>Under no circumstance will the Government accept OEM automatic renewal clauses to auto-bill the Government for annual subscription/maintenance renewals.</w:t>
      </w:r>
    </w:p>
    <w:p w14:paraId="497D8A25" w14:textId="77777777" w:rsidR="00A94AAD" w:rsidRDefault="00A94AAD" w:rsidP="003D3BD4">
      <w:pPr>
        <w:pStyle w:val="BodyText"/>
        <w:rPr>
          <w:sz w:val="24"/>
          <w:szCs w:val="24"/>
        </w:rPr>
      </w:pPr>
    </w:p>
    <w:p w14:paraId="3AA72576" w14:textId="0FAA98E3" w:rsidR="00C87039" w:rsidRDefault="00896D88" w:rsidP="00E34D29">
      <w:pPr>
        <w:pStyle w:val="Heading1"/>
        <w:numPr>
          <w:ilvl w:val="1"/>
          <w:numId w:val="24"/>
        </w:numPr>
        <w:ind w:left="0" w:firstLine="0"/>
      </w:pPr>
      <w:r>
        <w:t xml:space="preserve">  </w:t>
      </w:r>
      <w:r w:rsidR="00C87039">
        <w:t>ENTERPRISE LICENSE AGREEMENT</w:t>
      </w:r>
      <w:r w:rsidR="00924F39">
        <w:t>S</w:t>
      </w:r>
    </w:p>
    <w:p w14:paraId="3295E393" w14:textId="2CE12173" w:rsidR="00837118" w:rsidRDefault="00837118" w:rsidP="00837118">
      <w:pPr>
        <w:pStyle w:val="Heading1"/>
        <w:numPr>
          <w:ilvl w:val="0"/>
          <w:numId w:val="0"/>
        </w:numPr>
        <w:ind w:left="360"/>
        <w:rPr>
          <w:b w:val="0"/>
          <w:bCs w:val="0"/>
        </w:rPr>
      </w:pPr>
    </w:p>
    <w:p w14:paraId="53CD0607" w14:textId="04455326" w:rsidR="00286EE6" w:rsidRPr="009F66F7" w:rsidRDefault="001A597F" w:rsidP="00B81A72">
      <w:pPr>
        <w:pStyle w:val="Heading1"/>
        <w:numPr>
          <w:ilvl w:val="0"/>
          <w:numId w:val="0"/>
        </w:numPr>
        <w:rPr>
          <w:b w:val="0"/>
          <w:bCs w:val="0"/>
          <w:sz w:val="24"/>
          <w:szCs w:val="24"/>
        </w:rPr>
      </w:pPr>
      <w:r w:rsidRPr="009F66F7">
        <w:rPr>
          <w:b w:val="0"/>
          <w:bCs w:val="0"/>
          <w:sz w:val="24"/>
          <w:szCs w:val="24"/>
        </w:rPr>
        <w:t>In an effort to maintain consistency and timely updates, the Government will rely on the use of</w:t>
      </w:r>
      <w:r w:rsidR="00E6360C" w:rsidRPr="009F66F7">
        <w:rPr>
          <w:b w:val="0"/>
          <w:bCs w:val="0"/>
          <w:sz w:val="24"/>
          <w:szCs w:val="24"/>
        </w:rPr>
        <w:t xml:space="preserve"> </w:t>
      </w:r>
      <w:r w:rsidRPr="009F66F7">
        <w:rPr>
          <w:b w:val="0"/>
          <w:bCs w:val="0"/>
          <w:sz w:val="24"/>
          <w:szCs w:val="24"/>
        </w:rPr>
        <w:t>an Enterprise License Agreement (ELA), through a reseller, to fulfill the software purchase needs for license and subscription services, software assurance on both new and existing licenses, and new products.</w:t>
      </w:r>
    </w:p>
    <w:p w14:paraId="4E171E1B" w14:textId="77777777" w:rsidR="001A597F" w:rsidRPr="00C97248" w:rsidRDefault="001A597F" w:rsidP="00B81A72">
      <w:pPr>
        <w:pStyle w:val="Heading1"/>
        <w:numPr>
          <w:ilvl w:val="0"/>
          <w:numId w:val="0"/>
        </w:numPr>
        <w:ind w:hanging="360"/>
        <w:rPr>
          <w:b w:val="0"/>
          <w:bCs w:val="0"/>
          <w:sz w:val="24"/>
          <w:szCs w:val="24"/>
        </w:rPr>
      </w:pPr>
    </w:p>
    <w:p w14:paraId="257B3DB7" w14:textId="3FF0866B" w:rsidR="00E6360C" w:rsidRDefault="001A597F" w:rsidP="00B81A72">
      <w:pPr>
        <w:pStyle w:val="Heading1"/>
        <w:numPr>
          <w:ilvl w:val="0"/>
          <w:numId w:val="0"/>
        </w:numPr>
        <w:rPr>
          <w:b w:val="0"/>
          <w:bCs w:val="0"/>
          <w:sz w:val="24"/>
          <w:szCs w:val="24"/>
        </w:rPr>
      </w:pPr>
      <w:r w:rsidRPr="00C97248">
        <w:rPr>
          <w:b w:val="0"/>
          <w:bCs w:val="0"/>
          <w:sz w:val="24"/>
          <w:szCs w:val="24"/>
        </w:rPr>
        <w:t xml:space="preserve">The ELA’s </w:t>
      </w:r>
      <w:r w:rsidR="00E6360C" w:rsidRPr="00C97248">
        <w:rPr>
          <w:b w:val="0"/>
          <w:bCs w:val="0"/>
          <w:sz w:val="24"/>
          <w:szCs w:val="24"/>
        </w:rPr>
        <w:t>must</w:t>
      </w:r>
      <w:r w:rsidRPr="00C97248">
        <w:rPr>
          <w:b w:val="0"/>
          <w:bCs w:val="0"/>
          <w:sz w:val="24"/>
          <w:szCs w:val="24"/>
        </w:rPr>
        <w:t xml:space="preserve"> allow for the purchase of software</w:t>
      </w:r>
      <w:r w:rsidRPr="00C97248">
        <w:rPr>
          <w:b w:val="0"/>
          <w:bCs w:val="0"/>
          <w:spacing w:val="-2"/>
          <w:sz w:val="24"/>
          <w:szCs w:val="24"/>
        </w:rPr>
        <w:t xml:space="preserve"> </w:t>
      </w:r>
      <w:r w:rsidRPr="00C97248">
        <w:rPr>
          <w:b w:val="0"/>
          <w:bCs w:val="0"/>
          <w:sz w:val="24"/>
          <w:szCs w:val="24"/>
        </w:rPr>
        <w:t>assurance</w:t>
      </w:r>
      <w:r w:rsidRPr="00C97248">
        <w:rPr>
          <w:b w:val="0"/>
          <w:bCs w:val="0"/>
          <w:spacing w:val="-2"/>
          <w:sz w:val="24"/>
          <w:szCs w:val="24"/>
        </w:rPr>
        <w:t xml:space="preserve"> </w:t>
      </w:r>
      <w:r w:rsidRPr="00C97248">
        <w:rPr>
          <w:b w:val="0"/>
          <w:bCs w:val="0"/>
          <w:sz w:val="24"/>
          <w:szCs w:val="24"/>
        </w:rPr>
        <w:t>for</w:t>
      </w:r>
      <w:r w:rsidRPr="00C97248">
        <w:rPr>
          <w:b w:val="0"/>
          <w:bCs w:val="0"/>
          <w:spacing w:val="-2"/>
          <w:sz w:val="24"/>
          <w:szCs w:val="24"/>
        </w:rPr>
        <w:t xml:space="preserve"> </w:t>
      </w:r>
      <w:r w:rsidRPr="00C97248">
        <w:rPr>
          <w:b w:val="0"/>
          <w:bCs w:val="0"/>
          <w:sz w:val="24"/>
          <w:szCs w:val="24"/>
        </w:rPr>
        <w:t>currently</w:t>
      </w:r>
      <w:r w:rsidRPr="00C97248">
        <w:rPr>
          <w:b w:val="0"/>
          <w:bCs w:val="0"/>
          <w:spacing w:val="-3"/>
          <w:sz w:val="24"/>
          <w:szCs w:val="24"/>
        </w:rPr>
        <w:t xml:space="preserve"> </w:t>
      </w:r>
      <w:r w:rsidRPr="00C97248">
        <w:rPr>
          <w:b w:val="0"/>
          <w:bCs w:val="0"/>
          <w:sz w:val="24"/>
          <w:szCs w:val="24"/>
        </w:rPr>
        <w:t>licensed</w:t>
      </w:r>
      <w:r w:rsidRPr="00C97248">
        <w:rPr>
          <w:b w:val="0"/>
          <w:bCs w:val="0"/>
          <w:spacing w:val="-3"/>
          <w:sz w:val="24"/>
          <w:szCs w:val="24"/>
        </w:rPr>
        <w:t xml:space="preserve"> </w:t>
      </w:r>
      <w:r w:rsidRPr="00C97248">
        <w:rPr>
          <w:b w:val="0"/>
          <w:bCs w:val="0"/>
          <w:sz w:val="24"/>
          <w:szCs w:val="24"/>
        </w:rPr>
        <w:t>products and</w:t>
      </w:r>
      <w:r w:rsidRPr="00C97248">
        <w:rPr>
          <w:b w:val="0"/>
          <w:bCs w:val="0"/>
          <w:spacing w:val="-3"/>
          <w:sz w:val="24"/>
          <w:szCs w:val="24"/>
        </w:rPr>
        <w:t xml:space="preserve"> </w:t>
      </w:r>
      <w:r w:rsidRPr="00C97248">
        <w:rPr>
          <w:b w:val="0"/>
          <w:bCs w:val="0"/>
          <w:sz w:val="24"/>
          <w:szCs w:val="24"/>
        </w:rPr>
        <w:t>for new</w:t>
      </w:r>
      <w:r w:rsidRPr="00C97248">
        <w:rPr>
          <w:b w:val="0"/>
          <w:bCs w:val="0"/>
          <w:spacing w:val="-1"/>
          <w:sz w:val="24"/>
          <w:szCs w:val="24"/>
        </w:rPr>
        <w:t xml:space="preserve"> </w:t>
      </w:r>
      <w:r w:rsidRPr="00C97248">
        <w:rPr>
          <w:b w:val="0"/>
          <w:bCs w:val="0"/>
          <w:sz w:val="24"/>
          <w:szCs w:val="24"/>
        </w:rPr>
        <w:t>licenses</w:t>
      </w:r>
      <w:r w:rsidRPr="00C97248">
        <w:rPr>
          <w:b w:val="0"/>
          <w:bCs w:val="0"/>
          <w:spacing w:val="-2"/>
          <w:sz w:val="24"/>
          <w:szCs w:val="24"/>
        </w:rPr>
        <w:t xml:space="preserve"> </w:t>
      </w:r>
      <w:r w:rsidRPr="00C97248">
        <w:rPr>
          <w:b w:val="0"/>
          <w:bCs w:val="0"/>
          <w:sz w:val="24"/>
          <w:szCs w:val="24"/>
        </w:rPr>
        <w:t>purchased</w:t>
      </w:r>
      <w:r w:rsidRPr="00C97248">
        <w:rPr>
          <w:b w:val="0"/>
          <w:bCs w:val="0"/>
          <w:spacing w:val="-3"/>
          <w:sz w:val="24"/>
          <w:szCs w:val="24"/>
        </w:rPr>
        <w:t xml:space="preserve"> </w:t>
      </w:r>
      <w:r w:rsidRPr="00C97248">
        <w:rPr>
          <w:b w:val="0"/>
          <w:bCs w:val="0"/>
          <w:sz w:val="24"/>
          <w:szCs w:val="24"/>
        </w:rPr>
        <w:t>during</w:t>
      </w:r>
      <w:r w:rsidRPr="00C97248">
        <w:rPr>
          <w:b w:val="0"/>
          <w:bCs w:val="0"/>
          <w:spacing w:val="-3"/>
          <w:sz w:val="24"/>
          <w:szCs w:val="24"/>
        </w:rPr>
        <w:t xml:space="preserve"> </w:t>
      </w:r>
      <w:r w:rsidRPr="00C97248">
        <w:rPr>
          <w:b w:val="0"/>
          <w:bCs w:val="0"/>
          <w:sz w:val="24"/>
          <w:szCs w:val="24"/>
        </w:rPr>
        <w:t>the term of the ELA; new</w:t>
      </w:r>
      <w:r w:rsidRPr="00C97248">
        <w:rPr>
          <w:b w:val="0"/>
          <w:bCs w:val="0"/>
          <w:spacing w:val="-1"/>
          <w:sz w:val="24"/>
          <w:szCs w:val="24"/>
        </w:rPr>
        <w:t xml:space="preserve"> </w:t>
      </w:r>
      <w:r w:rsidRPr="00C97248">
        <w:rPr>
          <w:b w:val="0"/>
          <w:bCs w:val="0"/>
          <w:sz w:val="24"/>
          <w:szCs w:val="24"/>
        </w:rPr>
        <w:t>products as they</w:t>
      </w:r>
      <w:r w:rsidRPr="00C97248">
        <w:rPr>
          <w:b w:val="0"/>
          <w:bCs w:val="0"/>
          <w:spacing w:val="-3"/>
          <w:sz w:val="24"/>
          <w:szCs w:val="24"/>
        </w:rPr>
        <w:t xml:space="preserve"> </w:t>
      </w:r>
      <w:r w:rsidRPr="00C97248">
        <w:rPr>
          <w:b w:val="0"/>
          <w:bCs w:val="0"/>
          <w:sz w:val="24"/>
          <w:szCs w:val="24"/>
        </w:rPr>
        <w:t>become available;</w:t>
      </w:r>
      <w:r w:rsidRPr="00C97248">
        <w:rPr>
          <w:b w:val="0"/>
          <w:bCs w:val="0"/>
          <w:spacing w:val="-2"/>
          <w:sz w:val="24"/>
          <w:szCs w:val="24"/>
        </w:rPr>
        <w:t xml:space="preserve"> </w:t>
      </w:r>
      <w:r w:rsidRPr="00C97248">
        <w:rPr>
          <w:b w:val="0"/>
          <w:bCs w:val="0"/>
          <w:sz w:val="24"/>
          <w:szCs w:val="24"/>
        </w:rPr>
        <w:t>and additional license quantity</w:t>
      </w:r>
      <w:r w:rsidRPr="00C97248">
        <w:rPr>
          <w:b w:val="0"/>
          <w:bCs w:val="0"/>
          <w:spacing w:val="-3"/>
          <w:sz w:val="24"/>
          <w:szCs w:val="24"/>
        </w:rPr>
        <w:t xml:space="preserve"> </w:t>
      </w:r>
      <w:r w:rsidRPr="00C97248">
        <w:rPr>
          <w:b w:val="0"/>
          <w:bCs w:val="0"/>
          <w:sz w:val="24"/>
          <w:szCs w:val="24"/>
        </w:rPr>
        <w:t>for products currently</w:t>
      </w:r>
      <w:r w:rsidRPr="00C97248">
        <w:rPr>
          <w:b w:val="0"/>
          <w:bCs w:val="0"/>
          <w:spacing w:val="-3"/>
          <w:sz w:val="24"/>
          <w:szCs w:val="24"/>
        </w:rPr>
        <w:t xml:space="preserve"> </w:t>
      </w:r>
      <w:r w:rsidRPr="00C97248">
        <w:rPr>
          <w:b w:val="0"/>
          <w:bCs w:val="0"/>
          <w:sz w:val="24"/>
          <w:szCs w:val="24"/>
        </w:rPr>
        <w:t>owned.</w:t>
      </w:r>
      <w:r w:rsidRPr="00C97248">
        <w:rPr>
          <w:b w:val="0"/>
          <w:bCs w:val="0"/>
          <w:spacing w:val="54"/>
          <w:sz w:val="24"/>
          <w:szCs w:val="24"/>
        </w:rPr>
        <w:t xml:space="preserve"> </w:t>
      </w:r>
      <w:r w:rsidR="00E6360C" w:rsidRPr="00C97248">
        <w:rPr>
          <w:b w:val="0"/>
          <w:bCs w:val="0"/>
          <w:sz w:val="24"/>
          <w:szCs w:val="24"/>
        </w:rPr>
        <w:t xml:space="preserve">Additionally, the ELA must allow </w:t>
      </w:r>
      <w:r w:rsidR="00E6360C" w:rsidRPr="00C97248">
        <w:rPr>
          <w:b w:val="0"/>
          <w:bCs w:val="0"/>
          <w:sz w:val="24"/>
          <w:szCs w:val="24"/>
        </w:rPr>
        <w:lastRenderedPageBreak/>
        <w:t>the Government to purchase software assurance on already licensed products in the current baseline count of products as well as software assurance on new licenses purchased during the term</w:t>
      </w:r>
      <w:r w:rsidR="00E6360C" w:rsidRPr="00C97248">
        <w:rPr>
          <w:b w:val="0"/>
          <w:bCs w:val="0"/>
          <w:spacing w:val="-1"/>
          <w:sz w:val="24"/>
          <w:szCs w:val="24"/>
        </w:rPr>
        <w:t xml:space="preserve"> </w:t>
      </w:r>
      <w:r w:rsidR="00E6360C" w:rsidRPr="00C97248">
        <w:rPr>
          <w:b w:val="0"/>
          <w:bCs w:val="0"/>
          <w:sz w:val="24"/>
          <w:szCs w:val="24"/>
        </w:rPr>
        <w:t>of the ELA.</w:t>
      </w:r>
    </w:p>
    <w:p w14:paraId="696BF920" w14:textId="77777777" w:rsidR="0069490C" w:rsidRDefault="0069490C" w:rsidP="00B81A72">
      <w:pPr>
        <w:pStyle w:val="Heading1"/>
        <w:numPr>
          <w:ilvl w:val="0"/>
          <w:numId w:val="0"/>
        </w:numPr>
        <w:rPr>
          <w:b w:val="0"/>
          <w:bCs w:val="0"/>
          <w:sz w:val="24"/>
          <w:szCs w:val="24"/>
        </w:rPr>
      </w:pPr>
    </w:p>
    <w:p w14:paraId="1F453B16" w14:textId="12B61421" w:rsidR="0069490C" w:rsidRPr="001340F9" w:rsidRDefault="00896D88" w:rsidP="00E34D29">
      <w:pPr>
        <w:pStyle w:val="Heading1"/>
        <w:ind w:left="0" w:firstLine="0"/>
      </w:pPr>
      <w:r>
        <w:t xml:space="preserve">  </w:t>
      </w:r>
      <w:r w:rsidR="0069490C">
        <w:t xml:space="preserve">NON-CELLULAR MOBILE </w:t>
      </w:r>
      <w:r w:rsidR="0069490C" w:rsidRPr="001340F9">
        <w:t>DEVICES</w:t>
      </w:r>
      <w:r w:rsidR="0069490C">
        <w:t xml:space="preserve"> – CATEGORY 1</w:t>
      </w:r>
    </w:p>
    <w:p w14:paraId="3DF87F2D" w14:textId="77777777" w:rsidR="0069490C" w:rsidRDefault="0069490C" w:rsidP="0069490C">
      <w:pPr>
        <w:rPr>
          <w:rFonts w:ascii="Times New Roman" w:hAnsi="Times New Roman" w:cs="Times New Roman"/>
        </w:rPr>
      </w:pPr>
    </w:p>
    <w:p w14:paraId="0133C66E" w14:textId="77777777" w:rsidR="0069490C" w:rsidRPr="001340F9" w:rsidRDefault="0069490C" w:rsidP="0069490C">
      <w:pPr>
        <w:pStyle w:val="BodyText"/>
      </w:pPr>
      <w:r w:rsidRPr="00F422D9">
        <w:rPr>
          <w:sz w:val="24"/>
          <w:szCs w:val="24"/>
        </w:rPr>
        <w:t xml:space="preserve">The </w:t>
      </w:r>
      <w:r>
        <w:rPr>
          <w:sz w:val="24"/>
          <w:szCs w:val="24"/>
        </w:rPr>
        <w:t xml:space="preserve">Contractor must only </w:t>
      </w:r>
      <w:r w:rsidRPr="00F422D9">
        <w:rPr>
          <w:sz w:val="24"/>
          <w:szCs w:val="24"/>
        </w:rPr>
        <w:t xml:space="preserve">purchase </w:t>
      </w:r>
      <w:r>
        <w:rPr>
          <w:sz w:val="24"/>
          <w:szCs w:val="24"/>
        </w:rPr>
        <w:t xml:space="preserve">mobile </w:t>
      </w:r>
      <w:r w:rsidRPr="00F422D9">
        <w:rPr>
          <w:sz w:val="24"/>
          <w:szCs w:val="24"/>
        </w:rPr>
        <w:t xml:space="preserve">devices </w:t>
      </w:r>
      <w:r>
        <w:rPr>
          <w:sz w:val="24"/>
          <w:szCs w:val="24"/>
        </w:rPr>
        <w:t xml:space="preserve">(i.e., tablets) without cellular service (i.e., SIM card). Mobile devices requiring the SIM card for cellular service </w:t>
      </w:r>
      <w:r w:rsidRPr="00F422D9">
        <w:rPr>
          <w:sz w:val="24"/>
          <w:szCs w:val="24"/>
        </w:rPr>
        <w:t xml:space="preserve">are not included in this scope of work and should not be purchased through the contract. </w:t>
      </w:r>
    </w:p>
    <w:p w14:paraId="3A501EB6" w14:textId="77777777" w:rsidR="0069490C" w:rsidRPr="0087114D" w:rsidRDefault="0069490C" w:rsidP="0069490C">
      <w:pPr>
        <w:rPr>
          <w:rFonts w:ascii="Times New Roman" w:hAnsi="Times New Roman" w:cs="Times New Roman"/>
        </w:rPr>
      </w:pPr>
    </w:p>
    <w:p w14:paraId="2EB7012A" w14:textId="77777777" w:rsidR="0069490C" w:rsidRDefault="0069490C" w:rsidP="0069490C">
      <w:pPr>
        <w:rPr>
          <w:rFonts w:ascii="Times New Roman" w:hAnsi="Times New Roman" w:cs="Times New Roman"/>
          <w:sz w:val="24"/>
          <w:szCs w:val="24"/>
        </w:rPr>
      </w:pPr>
      <w:r w:rsidRPr="00B8050D">
        <w:rPr>
          <w:rFonts w:ascii="Times New Roman" w:hAnsi="Times New Roman" w:cs="Times New Roman"/>
          <w:sz w:val="24"/>
          <w:szCs w:val="24"/>
        </w:rPr>
        <w:t>All mobile devices requiring the SIM card for cellular service must be purchased through the National Wireless Program and/or other DOT operating administrations designated cellular service provider(s).</w:t>
      </w:r>
    </w:p>
    <w:p w14:paraId="4F1C4B4C" w14:textId="77777777" w:rsidR="0069490C" w:rsidRPr="00C97248" w:rsidRDefault="0069490C" w:rsidP="00B81A72">
      <w:pPr>
        <w:pStyle w:val="Heading1"/>
        <w:numPr>
          <w:ilvl w:val="0"/>
          <w:numId w:val="0"/>
        </w:numPr>
        <w:rPr>
          <w:b w:val="0"/>
          <w:bCs w:val="0"/>
          <w:spacing w:val="54"/>
          <w:sz w:val="24"/>
          <w:szCs w:val="24"/>
        </w:rPr>
      </w:pPr>
    </w:p>
    <w:p w14:paraId="46C81D68" w14:textId="1A5A5969" w:rsidR="0069490C" w:rsidRPr="001340F9" w:rsidRDefault="00896D88" w:rsidP="00E34D29">
      <w:pPr>
        <w:pStyle w:val="Heading1"/>
        <w:ind w:left="0" w:firstLine="0"/>
      </w:pPr>
      <w:r>
        <w:t xml:space="preserve">  </w:t>
      </w:r>
      <w:r w:rsidR="0069490C" w:rsidRPr="001340F9">
        <w:t>PRINT AND IMAGING DEVICES (PRINTERS, PLOTTERS, SCANNERS, and SIMILAR ITEMS)</w:t>
      </w:r>
      <w:r w:rsidR="0069490C">
        <w:t xml:space="preserve"> – CATEGORY 3</w:t>
      </w:r>
    </w:p>
    <w:p w14:paraId="061CFCE5" w14:textId="77777777" w:rsidR="0069490C" w:rsidRPr="0087114D" w:rsidRDefault="0069490C" w:rsidP="0069490C">
      <w:pPr>
        <w:rPr>
          <w:rFonts w:ascii="Times New Roman" w:hAnsi="Times New Roman" w:cs="Times New Roman"/>
        </w:rPr>
      </w:pPr>
    </w:p>
    <w:p w14:paraId="211E9610" w14:textId="463F3214" w:rsidR="0069490C" w:rsidRPr="001D1162" w:rsidRDefault="0069490C" w:rsidP="0069490C">
      <w:pPr>
        <w:pStyle w:val="BodyText"/>
        <w:rPr>
          <w:sz w:val="24"/>
          <w:szCs w:val="24"/>
        </w:rPr>
      </w:pPr>
      <w:r w:rsidRPr="001D1162">
        <w:rPr>
          <w:sz w:val="24"/>
          <w:szCs w:val="24"/>
        </w:rPr>
        <w:t xml:space="preserve">All Print and Imaging hardware, maintenance, and services must be requested by </w:t>
      </w:r>
      <w:r>
        <w:rPr>
          <w:sz w:val="24"/>
          <w:szCs w:val="24"/>
        </w:rPr>
        <w:t xml:space="preserve">FAA </w:t>
      </w:r>
      <w:r w:rsidRPr="001D1162">
        <w:rPr>
          <w:sz w:val="24"/>
          <w:szCs w:val="24"/>
        </w:rPr>
        <w:t>authorized individuals</w:t>
      </w:r>
      <w:r>
        <w:rPr>
          <w:sz w:val="24"/>
          <w:szCs w:val="24"/>
        </w:rPr>
        <w:t xml:space="preserve"> via an official </w:t>
      </w:r>
      <w:r w:rsidRPr="001D1162">
        <w:rPr>
          <w:sz w:val="24"/>
          <w:szCs w:val="24"/>
        </w:rPr>
        <w:t>RFQ from</w:t>
      </w:r>
      <w:r>
        <w:rPr>
          <w:sz w:val="24"/>
          <w:szCs w:val="24"/>
        </w:rPr>
        <w:t xml:space="preserve">: </w:t>
      </w:r>
      <w:hyperlink r:id="rId16" w:history="1">
        <w:r w:rsidRPr="00C84674">
          <w:rPr>
            <w:rStyle w:val="Hyperlink"/>
            <w:rFonts w:ascii="Times New Roman" w:hAnsi="Times New Roman"/>
            <w:sz w:val="24"/>
            <w:szCs w:val="24"/>
          </w:rPr>
          <w:t>9-AIT-PRINT@FAA.GOV</w:t>
        </w:r>
      </w:hyperlink>
      <w:r w:rsidR="002D6781">
        <w:rPr>
          <w:rStyle w:val="Hyperlink"/>
          <w:rFonts w:ascii="Times New Roman" w:hAnsi="Times New Roman"/>
          <w:sz w:val="24"/>
          <w:szCs w:val="24"/>
        </w:rPr>
        <w:t xml:space="preserve"> </w:t>
      </w:r>
      <w:r w:rsidRPr="001D1162">
        <w:rPr>
          <w:sz w:val="24"/>
          <w:szCs w:val="24"/>
        </w:rPr>
        <w:t xml:space="preserve">and </w:t>
      </w:r>
      <w:r>
        <w:rPr>
          <w:sz w:val="24"/>
          <w:szCs w:val="24"/>
        </w:rPr>
        <w:t>t</w:t>
      </w:r>
      <w:r w:rsidRPr="001D1162">
        <w:rPr>
          <w:sz w:val="24"/>
          <w:szCs w:val="24"/>
        </w:rPr>
        <w:t xml:space="preserve">he Contractor </w:t>
      </w:r>
      <w:r>
        <w:rPr>
          <w:sz w:val="24"/>
          <w:szCs w:val="24"/>
        </w:rPr>
        <w:t>must respond back and submit q</w:t>
      </w:r>
      <w:r w:rsidRPr="001D1162">
        <w:rPr>
          <w:sz w:val="24"/>
          <w:szCs w:val="24"/>
        </w:rPr>
        <w:t>uote</w:t>
      </w:r>
      <w:r>
        <w:rPr>
          <w:sz w:val="24"/>
          <w:szCs w:val="24"/>
        </w:rPr>
        <w:t xml:space="preserve"> back to email box.</w:t>
      </w:r>
      <w:r w:rsidRPr="001D1162">
        <w:rPr>
          <w:sz w:val="24"/>
          <w:szCs w:val="24"/>
        </w:rPr>
        <w:t xml:space="preserve">  </w:t>
      </w:r>
      <w:r>
        <w:rPr>
          <w:sz w:val="24"/>
          <w:szCs w:val="24"/>
        </w:rPr>
        <w:t>Additionally, t</w:t>
      </w:r>
      <w:r w:rsidRPr="001D1162">
        <w:rPr>
          <w:sz w:val="24"/>
          <w:szCs w:val="24"/>
        </w:rPr>
        <w:t xml:space="preserve">he Contractor must forward all non-authorized requests to </w:t>
      </w:r>
      <w:hyperlink r:id="rId17" w:history="1">
        <w:r w:rsidR="00F02BEE" w:rsidRPr="00496422">
          <w:rPr>
            <w:rStyle w:val="Hyperlink"/>
            <w:rFonts w:ascii="Times New Roman" w:hAnsi="Times New Roman"/>
            <w:sz w:val="24"/>
            <w:szCs w:val="24"/>
          </w:rPr>
          <w:t>9-AIT-PRINT@FAA.GOV</w:t>
        </w:r>
      </w:hyperlink>
      <w:r w:rsidRPr="001D1162">
        <w:rPr>
          <w:sz w:val="24"/>
          <w:szCs w:val="24"/>
        </w:rPr>
        <w:t>.  A member of the aforementioned group mailbox will submit the RFQ on behalf of the customer if the request follows the appropriate internal policy and guidance.  The Contractor should not modify the original subject line but may include additional information at the end of the subject line.</w:t>
      </w:r>
    </w:p>
    <w:p w14:paraId="2D6FB87C" w14:textId="77777777" w:rsidR="0069490C" w:rsidRPr="001D1162" w:rsidRDefault="0069490C" w:rsidP="0069490C">
      <w:pPr>
        <w:pStyle w:val="BodyText"/>
        <w:rPr>
          <w:sz w:val="24"/>
          <w:szCs w:val="24"/>
        </w:rPr>
      </w:pPr>
    </w:p>
    <w:p w14:paraId="32052A44" w14:textId="77777777" w:rsidR="0069490C" w:rsidRPr="001D1162" w:rsidRDefault="0069490C" w:rsidP="0069490C">
      <w:pPr>
        <w:pStyle w:val="BodyText"/>
        <w:rPr>
          <w:sz w:val="24"/>
          <w:szCs w:val="24"/>
        </w:rPr>
      </w:pPr>
      <w:r w:rsidRPr="001D1162">
        <w:rPr>
          <w:sz w:val="24"/>
          <w:szCs w:val="24"/>
        </w:rPr>
        <w:t>The Contractor must include all Print related purchases on the Asset ID Report.</w:t>
      </w:r>
    </w:p>
    <w:p w14:paraId="0B33358B" w14:textId="77777777" w:rsidR="0069490C" w:rsidRPr="001D1162" w:rsidRDefault="0069490C" w:rsidP="0069490C">
      <w:pPr>
        <w:pStyle w:val="BodyText"/>
        <w:rPr>
          <w:sz w:val="24"/>
          <w:szCs w:val="24"/>
        </w:rPr>
      </w:pPr>
    </w:p>
    <w:p w14:paraId="4699C9DF" w14:textId="77777777" w:rsidR="0069490C" w:rsidRPr="001D1162" w:rsidRDefault="0069490C" w:rsidP="0069490C">
      <w:pPr>
        <w:pStyle w:val="BodyText"/>
        <w:rPr>
          <w:sz w:val="24"/>
          <w:szCs w:val="24"/>
        </w:rPr>
      </w:pPr>
      <w:r w:rsidRPr="001D1162">
        <w:rPr>
          <w:sz w:val="24"/>
          <w:szCs w:val="24"/>
        </w:rPr>
        <w:t>The Contractor must provide documentation for extended maintenance purchased for any print and imaging device (printers, plotters, scanners, and similar items)</w:t>
      </w:r>
      <w:r>
        <w:rPr>
          <w:sz w:val="24"/>
          <w:szCs w:val="24"/>
        </w:rPr>
        <w:t xml:space="preserve"> within five (5) business days upon receipt of the AIT/ASP Hardware Asset Management Branch spreadsheet that is sent periodically (e.g., biweekly)</w:t>
      </w:r>
      <w:r w:rsidRPr="001D1162">
        <w:rPr>
          <w:sz w:val="24"/>
          <w:szCs w:val="24"/>
        </w:rPr>
        <w:t xml:space="preserve">.   Documentation may be referred to as a Service Agreement, Certificate of Registration, etc.  Documentation must contain the product, serial number, and start/end dates of extended maintenance.  The Contractor must e-mail the documentation (to include the make/model and serial number in the subject line) to: </w:t>
      </w:r>
      <w:hyperlink r:id="rId18" w:history="1">
        <w:r w:rsidRPr="001D1162">
          <w:rPr>
            <w:color w:val="0000FF"/>
            <w:sz w:val="24"/>
            <w:szCs w:val="24"/>
            <w:u w:val="single"/>
          </w:rPr>
          <w:t>9-AIT-PRINT@FAA.GOV</w:t>
        </w:r>
      </w:hyperlink>
      <w:r w:rsidRPr="001D1162">
        <w:rPr>
          <w:sz w:val="24"/>
          <w:szCs w:val="24"/>
        </w:rPr>
        <w:t xml:space="preserve">.  </w:t>
      </w:r>
    </w:p>
    <w:p w14:paraId="14E24894" w14:textId="77777777" w:rsidR="0069490C" w:rsidRPr="001D1162" w:rsidRDefault="0069490C" w:rsidP="0069490C">
      <w:pPr>
        <w:pStyle w:val="BodyText"/>
        <w:rPr>
          <w:sz w:val="24"/>
          <w:szCs w:val="24"/>
        </w:rPr>
      </w:pPr>
    </w:p>
    <w:p w14:paraId="48072411" w14:textId="77777777" w:rsidR="0069490C" w:rsidRPr="001D1162" w:rsidRDefault="0069490C" w:rsidP="0069490C">
      <w:pPr>
        <w:pStyle w:val="BodyText"/>
        <w:rPr>
          <w:sz w:val="24"/>
          <w:szCs w:val="24"/>
        </w:rPr>
      </w:pPr>
      <w:r w:rsidRPr="001D1162">
        <w:rPr>
          <w:sz w:val="24"/>
          <w:szCs w:val="24"/>
        </w:rPr>
        <w:t>All Print and Imaging hardware, maintenance, and support services requested must comply with the following:</w:t>
      </w:r>
    </w:p>
    <w:p w14:paraId="54FF72E5" w14:textId="77777777" w:rsidR="0069490C" w:rsidRPr="001D1162" w:rsidRDefault="0069490C" w:rsidP="0069490C">
      <w:pPr>
        <w:pStyle w:val="BodyText"/>
        <w:numPr>
          <w:ilvl w:val="0"/>
          <w:numId w:val="37"/>
        </w:numPr>
        <w:rPr>
          <w:sz w:val="24"/>
          <w:szCs w:val="24"/>
        </w:rPr>
      </w:pPr>
      <w:r w:rsidRPr="001D1162">
        <w:rPr>
          <w:sz w:val="24"/>
          <w:szCs w:val="24"/>
        </w:rPr>
        <w:t>All parts and installation must be included under warranty</w:t>
      </w:r>
    </w:p>
    <w:p w14:paraId="66E7A969" w14:textId="77777777" w:rsidR="0069490C" w:rsidRPr="001D1162" w:rsidRDefault="0069490C" w:rsidP="0069490C">
      <w:pPr>
        <w:pStyle w:val="BodyText"/>
        <w:numPr>
          <w:ilvl w:val="0"/>
          <w:numId w:val="37"/>
        </w:numPr>
        <w:rPr>
          <w:sz w:val="24"/>
          <w:szCs w:val="24"/>
        </w:rPr>
      </w:pPr>
      <w:r w:rsidRPr="001D1162">
        <w:rPr>
          <w:sz w:val="24"/>
          <w:szCs w:val="24"/>
        </w:rPr>
        <w:t>O-Ship is not applicable</w:t>
      </w:r>
    </w:p>
    <w:p w14:paraId="605B0266" w14:textId="79F570D8" w:rsidR="0069490C" w:rsidRPr="001D1162" w:rsidRDefault="0069490C" w:rsidP="0069490C">
      <w:pPr>
        <w:pStyle w:val="BodyText"/>
        <w:numPr>
          <w:ilvl w:val="0"/>
          <w:numId w:val="37"/>
        </w:numPr>
        <w:rPr>
          <w:sz w:val="24"/>
          <w:szCs w:val="24"/>
        </w:rPr>
      </w:pPr>
      <w:r w:rsidRPr="001D1162">
        <w:rPr>
          <w:sz w:val="24"/>
          <w:szCs w:val="24"/>
        </w:rPr>
        <w:t>Devices must be capable of operating native IPv6</w:t>
      </w:r>
    </w:p>
    <w:p w14:paraId="1E77FA6B" w14:textId="77777777" w:rsidR="0069490C" w:rsidRPr="001D1162" w:rsidRDefault="0069490C" w:rsidP="0069490C">
      <w:pPr>
        <w:pStyle w:val="BodyText"/>
        <w:numPr>
          <w:ilvl w:val="0"/>
          <w:numId w:val="37"/>
        </w:numPr>
        <w:rPr>
          <w:sz w:val="24"/>
          <w:szCs w:val="24"/>
        </w:rPr>
      </w:pPr>
      <w:r w:rsidRPr="001D1162">
        <w:rPr>
          <w:sz w:val="24"/>
          <w:szCs w:val="24"/>
        </w:rPr>
        <w:t>Devices must be TLS 1.</w:t>
      </w:r>
      <w:r>
        <w:rPr>
          <w:sz w:val="24"/>
          <w:szCs w:val="24"/>
        </w:rPr>
        <w:t>3</w:t>
      </w:r>
      <w:r w:rsidRPr="001D1162">
        <w:rPr>
          <w:sz w:val="24"/>
          <w:szCs w:val="24"/>
        </w:rPr>
        <w:t xml:space="preserve"> compliant</w:t>
      </w:r>
      <w:r>
        <w:rPr>
          <w:sz w:val="24"/>
          <w:szCs w:val="24"/>
        </w:rPr>
        <w:t>, a</w:t>
      </w:r>
      <w:r w:rsidRPr="005A0024">
        <w:rPr>
          <w:sz w:val="24"/>
          <w:szCs w:val="24"/>
        </w:rPr>
        <w:t>s amended and compliant with current standards documented within FAA order 1370.121b and supporting directives and any subsequent updates</w:t>
      </w:r>
    </w:p>
    <w:p w14:paraId="7BCE9BE8" w14:textId="77777777" w:rsidR="0069490C" w:rsidRPr="001D1162" w:rsidRDefault="0069490C" w:rsidP="0069490C">
      <w:pPr>
        <w:pStyle w:val="BodyText"/>
        <w:numPr>
          <w:ilvl w:val="0"/>
          <w:numId w:val="37"/>
        </w:numPr>
        <w:rPr>
          <w:sz w:val="24"/>
          <w:szCs w:val="24"/>
        </w:rPr>
      </w:pPr>
      <w:r w:rsidRPr="001D1162">
        <w:rPr>
          <w:sz w:val="24"/>
          <w:szCs w:val="24"/>
        </w:rPr>
        <w:lastRenderedPageBreak/>
        <w:t>TAA is not required</w:t>
      </w:r>
    </w:p>
    <w:p w14:paraId="40400699" w14:textId="1BA8A423" w:rsidR="0069490C" w:rsidRPr="001D1162" w:rsidRDefault="0069490C" w:rsidP="0069490C">
      <w:pPr>
        <w:pStyle w:val="BodyText"/>
        <w:numPr>
          <w:ilvl w:val="0"/>
          <w:numId w:val="37"/>
        </w:numPr>
        <w:rPr>
          <w:sz w:val="24"/>
          <w:szCs w:val="24"/>
        </w:rPr>
      </w:pPr>
      <w:r w:rsidRPr="001D1162">
        <w:rPr>
          <w:sz w:val="24"/>
          <w:szCs w:val="24"/>
        </w:rPr>
        <w:t xml:space="preserve">The Contractor must contact the customer and e-mail </w:t>
      </w:r>
      <w:hyperlink r:id="rId19" w:history="1">
        <w:r w:rsidRPr="001D1162">
          <w:rPr>
            <w:color w:val="0000FF"/>
            <w:sz w:val="24"/>
            <w:szCs w:val="24"/>
            <w:u w:val="single"/>
          </w:rPr>
          <w:t>9-AIT</w:t>
        </w:r>
        <w:r w:rsidR="00F02BEE" w:rsidRPr="001D1162">
          <w:rPr>
            <w:color w:val="0000FF"/>
            <w:sz w:val="24"/>
            <w:szCs w:val="24"/>
            <w:u w:val="single"/>
          </w:rPr>
          <w:t>-PRINT@FAA.GOV</w:t>
        </w:r>
      </w:hyperlink>
      <w:r w:rsidRPr="001D1162">
        <w:rPr>
          <w:sz w:val="24"/>
          <w:szCs w:val="24"/>
        </w:rPr>
        <w:t xml:space="preserve"> to arrange delivery and installation when the customer is available to receive non-badged persons</w:t>
      </w:r>
    </w:p>
    <w:p w14:paraId="7349E409" w14:textId="77777777" w:rsidR="0069490C" w:rsidRPr="001D1162" w:rsidRDefault="0069490C" w:rsidP="0069490C">
      <w:pPr>
        <w:pStyle w:val="BodyText"/>
        <w:numPr>
          <w:ilvl w:val="0"/>
          <w:numId w:val="37"/>
        </w:numPr>
        <w:rPr>
          <w:sz w:val="24"/>
          <w:szCs w:val="24"/>
        </w:rPr>
      </w:pPr>
      <w:r w:rsidRPr="001D1162">
        <w:rPr>
          <w:sz w:val="24"/>
          <w:szCs w:val="24"/>
        </w:rPr>
        <w:t>No page count purchases are authorized</w:t>
      </w:r>
    </w:p>
    <w:p w14:paraId="74BE1FE8" w14:textId="77777777" w:rsidR="0069490C" w:rsidRPr="001D1162" w:rsidRDefault="0069490C" w:rsidP="0069490C">
      <w:pPr>
        <w:pStyle w:val="BodyText"/>
        <w:numPr>
          <w:ilvl w:val="0"/>
          <w:numId w:val="37"/>
        </w:numPr>
        <w:rPr>
          <w:sz w:val="24"/>
          <w:szCs w:val="24"/>
        </w:rPr>
      </w:pPr>
      <w:r w:rsidRPr="001D1162">
        <w:rPr>
          <w:sz w:val="24"/>
          <w:szCs w:val="24"/>
        </w:rPr>
        <w:t>Warranty begins at delivery or after the Contractor purchased installation is complete</w:t>
      </w:r>
      <w:r>
        <w:rPr>
          <w:sz w:val="24"/>
          <w:szCs w:val="24"/>
        </w:rPr>
        <w:t>.  The warranty number and start/end dates of extended maintenance must be displayed accurately on the OEM website.</w:t>
      </w:r>
    </w:p>
    <w:p w14:paraId="3CDB0430" w14:textId="33CA6062" w:rsidR="0069490C" w:rsidRPr="001D1162" w:rsidRDefault="0069490C" w:rsidP="0069490C">
      <w:pPr>
        <w:pStyle w:val="BodyText"/>
        <w:numPr>
          <w:ilvl w:val="0"/>
          <w:numId w:val="37"/>
        </w:numPr>
        <w:rPr>
          <w:sz w:val="24"/>
          <w:szCs w:val="24"/>
        </w:rPr>
      </w:pPr>
      <w:r w:rsidRPr="001D1162">
        <w:rPr>
          <w:sz w:val="24"/>
          <w:szCs w:val="24"/>
        </w:rPr>
        <w:t xml:space="preserve">Delivery updates must be e-mailed weekly to </w:t>
      </w:r>
      <w:hyperlink r:id="rId20" w:history="1">
        <w:r w:rsidRPr="001D1162">
          <w:rPr>
            <w:color w:val="0000FF"/>
            <w:sz w:val="24"/>
            <w:szCs w:val="24"/>
            <w:u w:val="single"/>
          </w:rPr>
          <w:t>9-AIT-</w:t>
        </w:r>
        <w:r w:rsidR="00F02BEE" w:rsidRPr="001D1162">
          <w:rPr>
            <w:color w:val="0000FF"/>
            <w:sz w:val="24"/>
            <w:szCs w:val="24"/>
            <w:u w:val="single"/>
          </w:rPr>
          <w:t>PRINT@FAA.GOV</w:t>
        </w:r>
      </w:hyperlink>
      <w:r w:rsidRPr="001D1162">
        <w:rPr>
          <w:sz w:val="24"/>
          <w:szCs w:val="24"/>
        </w:rPr>
        <w:t xml:space="preserve"> until the device is received</w:t>
      </w:r>
    </w:p>
    <w:p w14:paraId="393C777C" w14:textId="77777777" w:rsidR="0069490C" w:rsidRPr="001D1162" w:rsidRDefault="0069490C" w:rsidP="0069490C">
      <w:pPr>
        <w:pStyle w:val="BodyText"/>
        <w:numPr>
          <w:ilvl w:val="0"/>
          <w:numId w:val="37"/>
        </w:numPr>
        <w:rPr>
          <w:sz w:val="24"/>
          <w:szCs w:val="24"/>
        </w:rPr>
      </w:pPr>
      <w:r w:rsidRPr="001D1162">
        <w:rPr>
          <w:sz w:val="24"/>
          <w:szCs w:val="24"/>
        </w:rPr>
        <w:t>The Asset ID Report must include timely information to identify where the device was shipped</w:t>
      </w:r>
    </w:p>
    <w:p w14:paraId="5FC0A5EA" w14:textId="77777777" w:rsidR="0069490C" w:rsidRPr="001D1162" w:rsidRDefault="0069490C" w:rsidP="0069490C">
      <w:pPr>
        <w:pStyle w:val="BodyText"/>
        <w:numPr>
          <w:ilvl w:val="0"/>
          <w:numId w:val="37"/>
        </w:numPr>
        <w:rPr>
          <w:sz w:val="24"/>
          <w:szCs w:val="24"/>
        </w:rPr>
      </w:pPr>
      <w:r w:rsidRPr="001D1162">
        <w:rPr>
          <w:sz w:val="24"/>
          <w:szCs w:val="24"/>
        </w:rPr>
        <w:t>FAA Barcode Asset Tags must be on the de</w:t>
      </w:r>
      <w:r>
        <w:rPr>
          <w:sz w:val="24"/>
          <w:szCs w:val="24"/>
        </w:rPr>
        <w:t>v</w:t>
      </w:r>
      <w:r w:rsidRPr="001D1162">
        <w:rPr>
          <w:sz w:val="24"/>
          <w:szCs w:val="24"/>
        </w:rPr>
        <w:t>ice at delivery</w:t>
      </w:r>
    </w:p>
    <w:p w14:paraId="7CA9E1FD" w14:textId="77777777" w:rsidR="0069490C" w:rsidRPr="001D1162" w:rsidRDefault="0069490C" w:rsidP="0069490C">
      <w:pPr>
        <w:pStyle w:val="BodyText"/>
        <w:rPr>
          <w:sz w:val="24"/>
          <w:szCs w:val="24"/>
        </w:rPr>
      </w:pPr>
    </w:p>
    <w:p w14:paraId="1C4F9AE7" w14:textId="77777777" w:rsidR="0069490C" w:rsidRDefault="0069490C" w:rsidP="0069490C">
      <w:pPr>
        <w:pStyle w:val="BodyText"/>
        <w:rPr>
          <w:sz w:val="24"/>
          <w:szCs w:val="24"/>
        </w:rPr>
      </w:pPr>
      <w:r w:rsidRPr="001D1162">
        <w:rPr>
          <w:sz w:val="24"/>
          <w:szCs w:val="24"/>
        </w:rPr>
        <w:t xml:space="preserve">Specific delivery requirements are provided periodically (e.g., biweekly) via a spreadsheet maintained by the </w:t>
      </w:r>
      <w:r>
        <w:rPr>
          <w:sz w:val="24"/>
          <w:szCs w:val="24"/>
        </w:rPr>
        <w:t xml:space="preserve">AIT/ASP </w:t>
      </w:r>
      <w:r w:rsidRPr="001D1162">
        <w:rPr>
          <w:sz w:val="24"/>
          <w:szCs w:val="24"/>
        </w:rPr>
        <w:t>Hardware Asset Management Branch.  The Contractor may be required to provide partial shipments over a number of months.</w:t>
      </w:r>
    </w:p>
    <w:p w14:paraId="34F64A4A" w14:textId="77777777" w:rsidR="0069490C" w:rsidRDefault="0069490C" w:rsidP="0069490C">
      <w:pPr>
        <w:pStyle w:val="BodyText"/>
        <w:rPr>
          <w:sz w:val="24"/>
          <w:szCs w:val="24"/>
        </w:rPr>
      </w:pPr>
    </w:p>
    <w:p w14:paraId="678CBF77" w14:textId="77777777" w:rsidR="0069490C" w:rsidRPr="00F422D9" w:rsidRDefault="0069490C" w:rsidP="0069490C">
      <w:pPr>
        <w:pStyle w:val="BodyText"/>
        <w:rPr>
          <w:sz w:val="24"/>
          <w:szCs w:val="24"/>
        </w:rPr>
      </w:pPr>
      <w:r w:rsidRPr="00F422D9">
        <w:rPr>
          <w:sz w:val="24"/>
          <w:szCs w:val="24"/>
        </w:rPr>
        <w:t xml:space="preserve">In accordance with Section 22, Standards Compliance and Configuration Management, the following are the FAA's Minimum Requirements (where applicable) for </w:t>
      </w:r>
      <w:r>
        <w:rPr>
          <w:sz w:val="24"/>
          <w:szCs w:val="24"/>
        </w:rPr>
        <w:t>print and imaging</w:t>
      </w:r>
      <w:r w:rsidRPr="00F422D9">
        <w:rPr>
          <w:sz w:val="24"/>
          <w:szCs w:val="24"/>
        </w:rPr>
        <w:t xml:space="preserve"> devices. Changes are subject to FAA approval.</w:t>
      </w:r>
    </w:p>
    <w:p w14:paraId="1D9A161E" w14:textId="04151863" w:rsidR="00C25D0A" w:rsidRDefault="00C25D0A">
      <w:pPr>
        <w:rPr>
          <w:rFonts w:ascii="Times New Roman" w:eastAsia="Times New Roman" w:hAnsi="Times New Roman" w:cs="Times New Roman"/>
          <w:sz w:val="24"/>
          <w:szCs w:val="24"/>
        </w:rPr>
      </w:pPr>
      <w:r>
        <w:rPr>
          <w:sz w:val="24"/>
          <w:szCs w:val="24"/>
        </w:rPr>
        <w:br w:type="page"/>
      </w:r>
    </w:p>
    <w:tbl>
      <w:tblPr>
        <w:tblW w:w="9445" w:type="dxa"/>
        <w:tblLook w:val="04A0" w:firstRow="1" w:lastRow="0" w:firstColumn="1" w:lastColumn="0" w:noHBand="0" w:noVBand="1"/>
      </w:tblPr>
      <w:tblGrid>
        <w:gridCol w:w="2220"/>
        <w:gridCol w:w="1915"/>
        <w:gridCol w:w="1800"/>
        <w:gridCol w:w="1800"/>
        <w:gridCol w:w="1710"/>
      </w:tblGrid>
      <w:tr w:rsidR="0069490C" w:rsidRPr="00527ED6" w14:paraId="4CD4C820" w14:textId="77777777" w:rsidTr="00E34D29">
        <w:trPr>
          <w:trHeight w:val="583"/>
        </w:trPr>
        <w:tc>
          <w:tcPr>
            <w:tcW w:w="2220" w:type="dxa"/>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3B4F473A" w14:textId="77777777" w:rsidR="0069490C" w:rsidRPr="00527ED6" w:rsidRDefault="0069490C" w:rsidP="00460F1E">
            <w:pPr>
              <w:rPr>
                <w:rFonts w:ascii="Times New Roman" w:hAnsi="Times New Roman" w:cs="Times New Roman"/>
                <w:b/>
                <w:bCs/>
              </w:rPr>
            </w:pPr>
            <w:r w:rsidRPr="00527ED6">
              <w:rPr>
                <w:rFonts w:ascii="Times New Roman" w:hAnsi="Times New Roman" w:cs="Times New Roman"/>
                <w:b/>
                <w:bCs/>
              </w:rPr>
              <w:lastRenderedPageBreak/>
              <w:t>Minimum</w:t>
            </w:r>
          </w:p>
        </w:tc>
        <w:tc>
          <w:tcPr>
            <w:tcW w:w="1915" w:type="dxa"/>
            <w:tcBorders>
              <w:top w:val="single" w:sz="4" w:space="0" w:color="auto"/>
              <w:left w:val="nil"/>
              <w:bottom w:val="single" w:sz="4" w:space="0" w:color="auto"/>
              <w:right w:val="single" w:sz="4" w:space="0" w:color="auto"/>
            </w:tcBorders>
            <w:shd w:val="clear" w:color="000000" w:fill="D9D9D9"/>
            <w:vAlign w:val="bottom"/>
            <w:hideMark/>
          </w:tcPr>
          <w:p w14:paraId="6B6C5D1A" w14:textId="77777777" w:rsidR="0069490C" w:rsidRPr="00527ED6" w:rsidRDefault="0069490C" w:rsidP="00460F1E">
            <w:pPr>
              <w:rPr>
                <w:rFonts w:ascii="Times New Roman" w:hAnsi="Times New Roman" w:cs="Times New Roman"/>
                <w:b/>
                <w:bCs/>
              </w:rPr>
            </w:pPr>
            <w:r w:rsidRPr="00527ED6">
              <w:rPr>
                <w:rFonts w:ascii="Times New Roman" w:hAnsi="Times New Roman" w:cs="Times New Roman"/>
                <w:b/>
                <w:bCs/>
              </w:rPr>
              <w:t>Small footprint (Tabletop)</w:t>
            </w:r>
          </w:p>
        </w:tc>
        <w:tc>
          <w:tcPr>
            <w:tcW w:w="1800" w:type="dxa"/>
            <w:tcBorders>
              <w:top w:val="single" w:sz="4" w:space="0" w:color="auto"/>
              <w:left w:val="nil"/>
              <w:bottom w:val="single" w:sz="4" w:space="0" w:color="auto"/>
              <w:right w:val="single" w:sz="4" w:space="0" w:color="auto"/>
            </w:tcBorders>
            <w:shd w:val="clear" w:color="000000" w:fill="D9D9D9"/>
            <w:vAlign w:val="bottom"/>
            <w:hideMark/>
          </w:tcPr>
          <w:p w14:paraId="373C90E7" w14:textId="77777777" w:rsidR="0069490C" w:rsidRPr="00527ED6" w:rsidRDefault="0069490C" w:rsidP="00460F1E">
            <w:pPr>
              <w:rPr>
                <w:rFonts w:ascii="Times New Roman" w:hAnsi="Times New Roman" w:cs="Times New Roman"/>
                <w:b/>
                <w:bCs/>
              </w:rPr>
            </w:pPr>
            <w:r w:rsidRPr="00527ED6">
              <w:rPr>
                <w:rFonts w:ascii="Times New Roman" w:hAnsi="Times New Roman" w:cs="Times New Roman"/>
                <w:b/>
                <w:bCs/>
              </w:rPr>
              <w:t>Midsize footprint</w:t>
            </w:r>
          </w:p>
        </w:tc>
        <w:tc>
          <w:tcPr>
            <w:tcW w:w="1800" w:type="dxa"/>
            <w:tcBorders>
              <w:top w:val="single" w:sz="4" w:space="0" w:color="auto"/>
              <w:left w:val="nil"/>
              <w:bottom w:val="single" w:sz="4" w:space="0" w:color="auto"/>
              <w:right w:val="single" w:sz="4" w:space="0" w:color="auto"/>
            </w:tcBorders>
            <w:shd w:val="clear" w:color="000000" w:fill="D9D9D9"/>
            <w:noWrap/>
            <w:vAlign w:val="bottom"/>
            <w:hideMark/>
          </w:tcPr>
          <w:p w14:paraId="298FBB78" w14:textId="77777777" w:rsidR="0069490C" w:rsidRPr="00527ED6" w:rsidRDefault="0069490C" w:rsidP="00460F1E">
            <w:pPr>
              <w:rPr>
                <w:rFonts w:ascii="Times New Roman" w:hAnsi="Times New Roman" w:cs="Times New Roman"/>
                <w:b/>
                <w:bCs/>
              </w:rPr>
            </w:pPr>
            <w:r w:rsidRPr="00527ED6">
              <w:rPr>
                <w:rFonts w:ascii="Times New Roman" w:hAnsi="Times New Roman" w:cs="Times New Roman"/>
                <w:b/>
                <w:bCs/>
              </w:rPr>
              <w:t>Workhorse</w:t>
            </w:r>
          </w:p>
        </w:tc>
        <w:tc>
          <w:tcPr>
            <w:tcW w:w="1710" w:type="dxa"/>
            <w:tcBorders>
              <w:top w:val="single" w:sz="4" w:space="0" w:color="auto"/>
              <w:left w:val="nil"/>
              <w:bottom w:val="single" w:sz="4" w:space="0" w:color="auto"/>
              <w:right w:val="single" w:sz="4" w:space="0" w:color="auto"/>
            </w:tcBorders>
            <w:shd w:val="clear" w:color="000000" w:fill="D9D9D9"/>
            <w:vAlign w:val="bottom"/>
            <w:hideMark/>
          </w:tcPr>
          <w:p w14:paraId="0A17C45D" w14:textId="77777777" w:rsidR="0069490C" w:rsidRPr="00527ED6" w:rsidRDefault="0069490C" w:rsidP="00460F1E">
            <w:pPr>
              <w:rPr>
                <w:rFonts w:ascii="Times New Roman" w:hAnsi="Times New Roman" w:cs="Times New Roman"/>
                <w:b/>
                <w:bCs/>
              </w:rPr>
            </w:pPr>
            <w:r w:rsidRPr="00527ED6">
              <w:rPr>
                <w:rFonts w:ascii="Times New Roman" w:hAnsi="Times New Roman" w:cs="Times New Roman"/>
                <w:b/>
                <w:bCs/>
              </w:rPr>
              <w:t>Workhorse 11x17</w:t>
            </w:r>
          </w:p>
        </w:tc>
      </w:tr>
      <w:tr w:rsidR="0069490C" w:rsidRPr="00527ED6" w14:paraId="36F1DE97" w14:textId="77777777" w:rsidTr="00E34D29">
        <w:trPr>
          <w:trHeight w:val="292"/>
        </w:trPr>
        <w:tc>
          <w:tcPr>
            <w:tcW w:w="2220" w:type="dxa"/>
            <w:tcBorders>
              <w:top w:val="nil"/>
              <w:left w:val="single" w:sz="4" w:space="0" w:color="auto"/>
              <w:bottom w:val="single" w:sz="4" w:space="0" w:color="auto"/>
              <w:right w:val="single" w:sz="4" w:space="0" w:color="auto"/>
            </w:tcBorders>
            <w:vAlign w:val="bottom"/>
            <w:hideMark/>
          </w:tcPr>
          <w:p w14:paraId="1A0E5123" w14:textId="28A8B853" w:rsidR="0069490C" w:rsidRPr="00527ED6" w:rsidRDefault="0069490C" w:rsidP="00460F1E">
            <w:pPr>
              <w:rPr>
                <w:rFonts w:ascii="Times New Roman" w:hAnsi="Times New Roman" w:cs="Times New Roman"/>
              </w:rPr>
            </w:pPr>
            <w:r w:rsidRPr="00527ED6">
              <w:rPr>
                <w:rFonts w:ascii="Times New Roman" w:hAnsi="Times New Roman" w:cs="Times New Roman"/>
              </w:rPr>
              <w:t>Approximate Footprint</w:t>
            </w:r>
            <w:r w:rsidR="00092824">
              <w:rPr>
                <w:rFonts w:ascii="Times New Roman" w:hAnsi="Times New Roman" w:cs="Times New Roman"/>
              </w:rPr>
              <w:t xml:space="preserve"> (HxWxD)</w:t>
            </w:r>
          </w:p>
        </w:tc>
        <w:tc>
          <w:tcPr>
            <w:tcW w:w="1915" w:type="dxa"/>
            <w:tcBorders>
              <w:top w:val="nil"/>
              <w:left w:val="nil"/>
              <w:bottom w:val="single" w:sz="4" w:space="0" w:color="auto"/>
              <w:right w:val="single" w:sz="4" w:space="0" w:color="auto"/>
            </w:tcBorders>
            <w:noWrap/>
            <w:vAlign w:val="bottom"/>
            <w:hideMark/>
          </w:tcPr>
          <w:p w14:paraId="324B7991" w14:textId="77777777" w:rsidR="0069490C" w:rsidRPr="00527ED6" w:rsidRDefault="0069490C" w:rsidP="00460F1E">
            <w:pPr>
              <w:rPr>
                <w:rFonts w:ascii="Times New Roman" w:hAnsi="Times New Roman" w:cs="Times New Roman"/>
              </w:rPr>
            </w:pPr>
            <w:r w:rsidRPr="00527ED6">
              <w:rPr>
                <w:rFonts w:ascii="Times New Roman" w:hAnsi="Times New Roman" w:cs="Times New Roman"/>
              </w:rPr>
              <w:t>18"x19"x18"</w:t>
            </w:r>
          </w:p>
        </w:tc>
        <w:tc>
          <w:tcPr>
            <w:tcW w:w="1800" w:type="dxa"/>
            <w:tcBorders>
              <w:top w:val="nil"/>
              <w:left w:val="nil"/>
              <w:bottom w:val="single" w:sz="4" w:space="0" w:color="auto"/>
              <w:right w:val="single" w:sz="4" w:space="0" w:color="auto"/>
            </w:tcBorders>
            <w:noWrap/>
            <w:vAlign w:val="bottom"/>
            <w:hideMark/>
          </w:tcPr>
          <w:p w14:paraId="14837EF4" w14:textId="77777777" w:rsidR="0069490C" w:rsidRPr="00527ED6" w:rsidRDefault="0069490C" w:rsidP="00460F1E">
            <w:pPr>
              <w:rPr>
                <w:rFonts w:ascii="Times New Roman" w:hAnsi="Times New Roman" w:cs="Times New Roman"/>
              </w:rPr>
            </w:pPr>
            <w:r w:rsidRPr="00527ED6">
              <w:rPr>
                <w:rFonts w:ascii="Times New Roman" w:hAnsi="Times New Roman" w:cs="Times New Roman"/>
              </w:rPr>
              <w:t>24"x19"x21"</w:t>
            </w:r>
          </w:p>
        </w:tc>
        <w:tc>
          <w:tcPr>
            <w:tcW w:w="1800" w:type="dxa"/>
            <w:tcBorders>
              <w:top w:val="nil"/>
              <w:left w:val="nil"/>
              <w:bottom w:val="single" w:sz="4" w:space="0" w:color="auto"/>
              <w:right w:val="single" w:sz="4" w:space="0" w:color="auto"/>
            </w:tcBorders>
            <w:noWrap/>
            <w:vAlign w:val="bottom"/>
            <w:hideMark/>
          </w:tcPr>
          <w:p w14:paraId="13AA10DD" w14:textId="77777777" w:rsidR="0069490C" w:rsidRPr="00527ED6" w:rsidRDefault="0069490C" w:rsidP="00460F1E">
            <w:pPr>
              <w:rPr>
                <w:rFonts w:ascii="Times New Roman" w:hAnsi="Times New Roman" w:cs="Times New Roman"/>
              </w:rPr>
            </w:pPr>
            <w:r w:rsidRPr="00527ED6">
              <w:rPr>
                <w:rFonts w:ascii="Times New Roman" w:hAnsi="Times New Roman" w:cs="Times New Roman"/>
              </w:rPr>
              <w:t>45"x25"x23"</w:t>
            </w:r>
          </w:p>
        </w:tc>
        <w:tc>
          <w:tcPr>
            <w:tcW w:w="1710" w:type="dxa"/>
            <w:tcBorders>
              <w:top w:val="nil"/>
              <w:left w:val="nil"/>
              <w:bottom w:val="single" w:sz="4" w:space="0" w:color="auto"/>
              <w:right w:val="single" w:sz="4" w:space="0" w:color="auto"/>
            </w:tcBorders>
            <w:noWrap/>
            <w:vAlign w:val="bottom"/>
            <w:hideMark/>
          </w:tcPr>
          <w:p w14:paraId="7E55A6ED" w14:textId="77777777" w:rsidR="0069490C" w:rsidRPr="00527ED6" w:rsidRDefault="0069490C" w:rsidP="00460F1E">
            <w:pPr>
              <w:rPr>
                <w:rFonts w:ascii="Times New Roman" w:hAnsi="Times New Roman" w:cs="Times New Roman"/>
              </w:rPr>
            </w:pPr>
            <w:r w:rsidRPr="00527ED6">
              <w:rPr>
                <w:rFonts w:ascii="Times New Roman" w:hAnsi="Times New Roman" w:cs="Times New Roman"/>
              </w:rPr>
              <w:t>48"x24"x31"</w:t>
            </w:r>
          </w:p>
        </w:tc>
      </w:tr>
      <w:tr w:rsidR="0069490C" w:rsidRPr="00527ED6" w14:paraId="4A9A1E68" w14:textId="77777777" w:rsidTr="00E34D29">
        <w:trPr>
          <w:trHeight w:val="292"/>
        </w:trPr>
        <w:tc>
          <w:tcPr>
            <w:tcW w:w="2220" w:type="dxa"/>
            <w:tcBorders>
              <w:top w:val="nil"/>
              <w:left w:val="single" w:sz="4" w:space="0" w:color="auto"/>
              <w:bottom w:val="single" w:sz="4" w:space="0" w:color="auto"/>
              <w:right w:val="single" w:sz="4" w:space="0" w:color="auto"/>
            </w:tcBorders>
            <w:vAlign w:val="bottom"/>
            <w:hideMark/>
          </w:tcPr>
          <w:p w14:paraId="77F51082" w14:textId="77777777" w:rsidR="0069490C" w:rsidRPr="00527ED6" w:rsidRDefault="0069490C" w:rsidP="00460F1E">
            <w:pPr>
              <w:rPr>
                <w:rFonts w:ascii="Times New Roman" w:hAnsi="Times New Roman" w:cs="Times New Roman"/>
              </w:rPr>
            </w:pPr>
            <w:r w:rsidRPr="00527ED6">
              <w:rPr>
                <w:rFonts w:ascii="Times New Roman" w:hAnsi="Times New Roman" w:cs="Times New Roman"/>
              </w:rPr>
              <w:t>PIV reader</w:t>
            </w:r>
          </w:p>
        </w:tc>
        <w:tc>
          <w:tcPr>
            <w:tcW w:w="1915" w:type="dxa"/>
            <w:tcBorders>
              <w:top w:val="nil"/>
              <w:left w:val="nil"/>
              <w:bottom w:val="single" w:sz="4" w:space="0" w:color="auto"/>
              <w:right w:val="single" w:sz="4" w:space="0" w:color="auto"/>
            </w:tcBorders>
            <w:noWrap/>
            <w:vAlign w:val="bottom"/>
            <w:hideMark/>
          </w:tcPr>
          <w:p w14:paraId="0F873A46" w14:textId="77777777" w:rsidR="0069490C" w:rsidRPr="00527ED6" w:rsidRDefault="0069490C" w:rsidP="00460F1E">
            <w:pPr>
              <w:rPr>
                <w:rFonts w:ascii="Times New Roman" w:hAnsi="Times New Roman" w:cs="Times New Roman"/>
              </w:rPr>
            </w:pPr>
            <w:r w:rsidRPr="00527ED6">
              <w:rPr>
                <w:rFonts w:ascii="Times New Roman" w:hAnsi="Times New Roman" w:cs="Times New Roman"/>
              </w:rPr>
              <w:t>Optional</w:t>
            </w:r>
          </w:p>
        </w:tc>
        <w:tc>
          <w:tcPr>
            <w:tcW w:w="1800" w:type="dxa"/>
            <w:tcBorders>
              <w:top w:val="nil"/>
              <w:left w:val="nil"/>
              <w:bottom w:val="single" w:sz="4" w:space="0" w:color="auto"/>
              <w:right w:val="single" w:sz="4" w:space="0" w:color="auto"/>
            </w:tcBorders>
            <w:noWrap/>
            <w:vAlign w:val="bottom"/>
            <w:hideMark/>
          </w:tcPr>
          <w:p w14:paraId="51D34A66" w14:textId="77777777" w:rsidR="0069490C" w:rsidRPr="00527ED6" w:rsidRDefault="0069490C" w:rsidP="00460F1E">
            <w:pPr>
              <w:rPr>
                <w:rFonts w:ascii="Times New Roman" w:hAnsi="Times New Roman" w:cs="Times New Roman"/>
              </w:rPr>
            </w:pPr>
            <w:r w:rsidRPr="00527ED6">
              <w:rPr>
                <w:rFonts w:ascii="Times New Roman" w:hAnsi="Times New Roman" w:cs="Times New Roman"/>
              </w:rPr>
              <w:t>Yes</w:t>
            </w:r>
          </w:p>
        </w:tc>
        <w:tc>
          <w:tcPr>
            <w:tcW w:w="1800" w:type="dxa"/>
            <w:tcBorders>
              <w:top w:val="nil"/>
              <w:left w:val="nil"/>
              <w:bottom w:val="single" w:sz="4" w:space="0" w:color="auto"/>
              <w:right w:val="single" w:sz="4" w:space="0" w:color="auto"/>
            </w:tcBorders>
            <w:noWrap/>
            <w:vAlign w:val="bottom"/>
            <w:hideMark/>
          </w:tcPr>
          <w:p w14:paraId="31DA0306" w14:textId="77777777" w:rsidR="0069490C" w:rsidRPr="00527ED6" w:rsidRDefault="0069490C" w:rsidP="00460F1E">
            <w:pPr>
              <w:rPr>
                <w:rFonts w:ascii="Times New Roman" w:hAnsi="Times New Roman" w:cs="Times New Roman"/>
              </w:rPr>
            </w:pPr>
            <w:r w:rsidRPr="00527ED6">
              <w:rPr>
                <w:rFonts w:ascii="Times New Roman" w:hAnsi="Times New Roman" w:cs="Times New Roman"/>
              </w:rPr>
              <w:t>Yes</w:t>
            </w:r>
          </w:p>
        </w:tc>
        <w:tc>
          <w:tcPr>
            <w:tcW w:w="1710" w:type="dxa"/>
            <w:tcBorders>
              <w:top w:val="nil"/>
              <w:left w:val="nil"/>
              <w:bottom w:val="single" w:sz="4" w:space="0" w:color="auto"/>
              <w:right w:val="single" w:sz="4" w:space="0" w:color="auto"/>
            </w:tcBorders>
            <w:noWrap/>
            <w:vAlign w:val="bottom"/>
            <w:hideMark/>
          </w:tcPr>
          <w:p w14:paraId="13B2BA19" w14:textId="77777777" w:rsidR="0069490C" w:rsidRPr="00527ED6" w:rsidRDefault="0069490C" w:rsidP="00460F1E">
            <w:pPr>
              <w:rPr>
                <w:rFonts w:ascii="Times New Roman" w:hAnsi="Times New Roman" w:cs="Times New Roman"/>
              </w:rPr>
            </w:pPr>
            <w:r w:rsidRPr="00527ED6">
              <w:rPr>
                <w:rFonts w:ascii="Times New Roman" w:hAnsi="Times New Roman" w:cs="Times New Roman"/>
              </w:rPr>
              <w:t>Yes</w:t>
            </w:r>
          </w:p>
        </w:tc>
      </w:tr>
      <w:tr w:rsidR="0069490C" w:rsidRPr="00527ED6" w14:paraId="381A0964" w14:textId="77777777" w:rsidTr="00E34D29">
        <w:trPr>
          <w:trHeight w:val="875"/>
        </w:trPr>
        <w:tc>
          <w:tcPr>
            <w:tcW w:w="2220" w:type="dxa"/>
            <w:tcBorders>
              <w:top w:val="nil"/>
              <w:left w:val="single" w:sz="4" w:space="0" w:color="auto"/>
              <w:bottom w:val="single" w:sz="4" w:space="0" w:color="auto"/>
              <w:right w:val="single" w:sz="4" w:space="0" w:color="auto"/>
            </w:tcBorders>
            <w:noWrap/>
            <w:vAlign w:val="bottom"/>
            <w:hideMark/>
          </w:tcPr>
          <w:p w14:paraId="158D6702" w14:textId="77777777" w:rsidR="0069490C" w:rsidRPr="00527ED6" w:rsidRDefault="0069490C" w:rsidP="00460F1E">
            <w:pPr>
              <w:rPr>
                <w:rFonts w:ascii="Times New Roman" w:hAnsi="Times New Roman" w:cs="Times New Roman"/>
              </w:rPr>
            </w:pPr>
            <w:r w:rsidRPr="00527ED6">
              <w:rPr>
                <w:rFonts w:ascii="Times New Roman" w:hAnsi="Times New Roman" w:cs="Times New Roman"/>
              </w:rPr>
              <w:t>Finisher</w:t>
            </w:r>
          </w:p>
        </w:tc>
        <w:tc>
          <w:tcPr>
            <w:tcW w:w="1915" w:type="dxa"/>
            <w:tcBorders>
              <w:top w:val="nil"/>
              <w:left w:val="nil"/>
              <w:bottom w:val="single" w:sz="4" w:space="0" w:color="auto"/>
              <w:right w:val="single" w:sz="4" w:space="0" w:color="auto"/>
            </w:tcBorders>
            <w:noWrap/>
            <w:vAlign w:val="bottom"/>
            <w:hideMark/>
          </w:tcPr>
          <w:p w14:paraId="6CB5686D" w14:textId="77777777" w:rsidR="0069490C" w:rsidRPr="00527ED6" w:rsidRDefault="0069490C" w:rsidP="00460F1E">
            <w:pPr>
              <w:rPr>
                <w:rFonts w:ascii="Times New Roman" w:hAnsi="Times New Roman" w:cs="Times New Roman"/>
              </w:rPr>
            </w:pPr>
            <w:r w:rsidRPr="00527ED6">
              <w:rPr>
                <w:rFonts w:ascii="Times New Roman" w:hAnsi="Times New Roman" w:cs="Times New Roman"/>
              </w:rPr>
              <w:t>No</w:t>
            </w:r>
          </w:p>
        </w:tc>
        <w:tc>
          <w:tcPr>
            <w:tcW w:w="1800" w:type="dxa"/>
            <w:tcBorders>
              <w:top w:val="nil"/>
              <w:left w:val="nil"/>
              <w:bottom w:val="single" w:sz="4" w:space="0" w:color="auto"/>
              <w:right w:val="single" w:sz="4" w:space="0" w:color="auto"/>
            </w:tcBorders>
            <w:noWrap/>
            <w:vAlign w:val="bottom"/>
            <w:hideMark/>
          </w:tcPr>
          <w:p w14:paraId="0674205A" w14:textId="77777777" w:rsidR="0069490C" w:rsidRPr="00527ED6" w:rsidRDefault="0069490C" w:rsidP="00460F1E">
            <w:pPr>
              <w:rPr>
                <w:rFonts w:ascii="Times New Roman" w:hAnsi="Times New Roman" w:cs="Times New Roman"/>
              </w:rPr>
            </w:pPr>
            <w:r w:rsidRPr="00527ED6">
              <w:rPr>
                <w:rFonts w:ascii="Times New Roman" w:hAnsi="Times New Roman" w:cs="Times New Roman"/>
              </w:rPr>
              <w:t>No</w:t>
            </w:r>
          </w:p>
        </w:tc>
        <w:tc>
          <w:tcPr>
            <w:tcW w:w="1800" w:type="dxa"/>
            <w:tcBorders>
              <w:top w:val="nil"/>
              <w:left w:val="nil"/>
              <w:bottom w:val="single" w:sz="4" w:space="0" w:color="auto"/>
              <w:right w:val="single" w:sz="4" w:space="0" w:color="auto"/>
            </w:tcBorders>
            <w:vAlign w:val="bottom"/>
            <w:hideMark/>
          </w:tcPr>
          <w:p w14:paraId="3009CED3" w14:textId="3EC0A221" w:rsidR="0069490C" w:rsidRPr="00527ED6" w:rsidRDefault="0069490C" w:rsidP="00460F1E">
            <w:pPr>
              <w:rPr>
                <w:rFonts w:ascii="Times New Roman" w:hAnsi="Times New Roman" w:cs="Times New Roman"/>
              </w:rPr>
            </w:pPr>
            <w:r w:rsidRPr="00527ED6">
              <w:rPr>
                <w:rFonts w:ascii="Times New Roman" w:hAnsi="Times New Roman" w:cs="Times New Roman"/>
              </w:rPr>
              <w:t>Yes</w:t>
            </w:r>
            <w:r w:rsidRPr="00527ED6">
              <w:rPr>
                <w:rFonts w:ascii="Times New Roman" w:hAnsi="Times New Roman" w:cs="Times New Roman"/>
              </w:rPr>
              <w:br/>
              <w:t xml:space="preserve">Two trays and </w:t>
            </w:r>
            <w:r w:rsidRPr="00527ED6">
              <w:rPr>
                <w:rFonts w:ascii="Times New Roman" w:hAnsi="Times New Roman" w:cs="Times New Roman"/>
              </w:rPr>
              <w:br/>
              <w:t>2,</w:t>
            </w:r>
            <w:r w:rsidR="00FD556A">
              <w:rPr>
                <w:rFonts w:ascii="Times New Roman" w:hAnsi="Times New Roman" w:cs="Times New Roman"/>
              </w:rPr>
              <w:t>0</w:t>
            </w:r>
            <w:r w:rsidRPr="00527ED6">
              <w:rPr>
                <w:rFonts w:ascii="Times New Roman" w:hAnsi="Times New Roman" w:cs="Times New Roman"/>
              </w:rPr>
              <w:t xml:space="preserve">00-sheet </w:t>
            </w:r>
            <w:r w:rsidR="00FD556A">
              <w:rPr>
                <w:rFonts w:ascii="Times New Roman" w:hAnsi="Times New Roman" w:cs="Times New Roman"/>
              </w:rPr>
              <w:t>or greater High-Capacity Input</w:t>
            </w:r>
          </w:p>
        </w:tc>
        <w:tc>
          <w:tcPr>
            <w:tcW w:w="1710" w:type="dxa"/>
            <w:tcBorders>
              <w:top w:val="nil"/>
              <w:left w:val="nil"/>
              <w:bottom w:val="single" w:sz="4" w:space="0" w:color="auto"/>
              <w:right w:val="single" w:sz="4" w:space="0" w:color="auto"/>
            </w:tcBorders>
            <w:vAlign w:val="bottom"/>
            <w:hideMark/>
          </w:tcPr>
          <w:p w14:paraId="03503BFD" w14:textId="77777777" w:rsidR="0069490C" w:rsidRPr="00527ED6" w:rsidRDefault="0069490C" w:rsidP="00460F1E">
            <w:pPr>
              <w:rPr>
                <w:rFonts w:ascii="Times New Roman" w:hAnsi="Times New Roman" w:cs="Times New Roman"/>
              </w:rPr>
            </w:pPr>
            <w:r w:rsidRPr="00527ED6">
              <w:rPr>
                <w:rFonts w:ascii="Times New Roman" w:hAnsi="Times New Roman" w:cs="Times New Roman"/>
              </w:rPr>
              <w:t xml:space="preserve">Yes </w:t>
            </w:r>
            <w:r w:rsidRPr="00527ED6">
              <w:rPr>
                <w:rFonts w:ascii="Times New Roman" w:hAnsi="Times New Roman" w:cs="Times New Roman"/>
              </w:rPr>
              <w:br/>
              <w:t xml:space="preserve">Four trays and </w:t>
            </w:r>
            <w:r w:rsidRPr="00527ED6">
              <w:rPr>
                <w:rFonts w:ascii="Times New Roman" w:hAnsi="Times New Roman" w:cs="Times New Roman"/>
              </w:rPr>
              <w:br/>
              <w:t>4,650-sheet input</w:t>
            </w:r>
          </w:p>
        </w:tc>
      </w:tr>
      <w:tr w:rsidR="0069490C" w:rsidRPr="00527ED6" w14:paraId="5B81EE04" w14:textId="77777777" w:rsidTr="00E34D29">
        <w:trPr>
          <w:trHeight w:val="292"/>
        </w:trPr>
        <w:tc>
          <w:tcPr>
            <w:tcW w:w="2220" w:type="dxa"/>
            <w:tcBorders>
              <w:top w:val="nil"/>
              <w:left w:val="single" w:sz="4" w:space="0" w:color="auto"/>
              <w:bottom w:val="single" w:sz="4" w:space="0" w:color="auto"/>
              <w:right w:val="single" w:sz="4" w:space="0" w:color="auto"/>
            </w:tcBorders>
            <w:noWrap/>
            <w:vAlign w:val="bottom"/>
            <w:hideMark/>
          </w:tcPr>
          <w:p w14:paraId="59E708D0" w14:textId="77777777" w:rsidR="0069490C" w:rsidRPr="00527ED6" w:rsidRDefault="0069490C" w:rsidP="00460F1E">
            <w:pPr>
              <w:rPr>
                <w:rFonts w:ascii="Times New Roman" w:hAnsi="Times New Roman" w:cs="Times New Roman"/>
              </w:rPr>
            </w:pPr>
            <w:r w:rsidRPr="00527ED6">
              <w:rPr>
                <w:rFonts w:ascii="Times New Roman" w:hAnsi="Times New Roman" w:cs="Times New Roman"/>
              </w:rPr>
              <w:t>Pages per Minute</w:t>
            </w:r>
          </w:p>
        </w:tc>
        <w:tc>
          <w:tcPr>
            <w:tcW w:w="1915" w:type="dxa"/>
            <w:tcBorders>
              <w:top w:val="nil"/>
              <w:left w:val="nil"/>
              <w:bottom w:val="single" w:sz="4" w:space="0" w:color="auto"/>
              <w:right w:val="single" w:sz="4" w:space="0" w:color="auto"/>
            </w:tcBorders>
            <w:noWrap/>
            <w:vAlign w:val="bottom"/>
            <w:hideMark/>
          </w:tcPr>
          <w:p w14:paraId="0F49E8FC" w14:textId="77777777" w:rsidR="0069490C" w:rsidRPr="00527ED6" w:rsidRDefault="0069490C" w:rsidP="00460F1E">
            <w:pPr>
              <w:rPr>
                <w:rFonts w:ascii="Times New Roman" w:hAnsi="Times New Roman" w:cs="Times New Roman"/>
              </w:rPr>
            </w:pPr>
            <w:r w:rsidRPr="00527ED6">
              <w:rPr>
                <w:rFonts w:ascii="Times New Roman" w:hAnsi="Times New Roman" w:cs="Times New Roman"/>
              </w:rPr>
              <w:t>20</w:t>
            </w:r>
          </w:p>
        </w:tc>
        <w:tc>
          <w:tcPr>
            <w:tcW w:w="1800" w:type="dxa"/>
            <w:tcBorders>
              <w:top w:val="nil"/>
              <w:left w:val="nil"/>
              <w:bottom w:val="single" w:sz="4" w:space="0" w:color="auto"/>
              <w:right w:val="single" w:sz="4" w:space="0" w:color="auto"/>
            </w:tcBorders>
            <w:noWrap/>
            <w:vAlign w:val="bottom"/>
            <w:hideMark/>
          </w:tcPr>
          <w:p w14:paraId="217BC1B9" w14:textId="77777777" w:rsidR="0069490C" w:rsidRPr="00527ED6" w:rsidRDefault="0069490C" w:rsidP="00460F1E">
            <w:pPr>
              <w:rPr>
                <w:rFonts w:ascii="Times New Roman" w:hAnsi="Times New Roman" w:cs="Times New Roman"/>
              </w:rPr>
            </w:pPr>
            <w:r w:rsidRPr="00527ED6">
              <w:rPr>
                <w:rFonts w:ascii="Times New Roman" w:hAnsi="Times New Roman" w:cs="Times New Roman"/>
              </w:rPr>
              <w:t>50</w:t>
            </w:r>
          </w:p>
        </w:tc>
        <w:tc>
          <w:tcPr>
            <w:tcW w:w="1800" w:type="dxa"/>
            <w:tcBorders>
              <w:top w:val="nil"/>
              <w:left w:val="nil"/>
              <w:bottom w:val="single" w:sz="4" w:space="0" w:color="auto"/>
              <w:right w:val="single" w:sz="4" w:space="0" w:color="auto"/>
            </w:tcBorders>
            <w:noWrap/>
            <w:vAlign w:val="bottom"/>
            <w:hideMark/>
          </w:tcPr>
          <w:p w14:paraId="23C39633" w14:textId="77777777" w:rsidR="0069490C" w:rsidRPr="00527ED6" w:rsidRDefault="0069490C" w:rsidP="00460F1E">
            <w:pPr>
              <w:rPr>
                <w:rFonts w:ascii="Times New Roman" w:hAnsi="Times New Roman" w:cs="Times New Roman"/>
              </w:rPr>
            </w:pPr>
            <w:r w:rsidRPr="00527ED6">
              <w:rPr>
                <w:rFonts w:ascii="Times New Roman" w:hAnsi="Times New Roman" w:cs="Times New Roman"/>
              </w:rPr>
              <w:t>55</w:t>
            </w:r>
          </w:p>
        </w:tc>
        <w:tc>
          <w:tcPr>
            <w:tcW w:w="1710" w:type="dxa"/>
            <w:tcBorders>
              <w:top w:val="nil"/>
              <w:left w:val="nil"/>
              <w:bottom w:val="single" w:sz="4" w:space="0" w:color="auto"/>
              <w:right w:val="single" w:sz="4" w:space="0" w:color="auto"/>
            </w:tcBorders>
            <w:noWrap/>
            <w:vAlign w:val="bottom"/>
            <w:hideMark/>
          </w:tcPr>
          <w:p w14:paraId="2165DAA7" w14:textId="7358AFD4" w:rsidR="0069490C" w:rsidRPr="00527ED6" w:rsidRDefault="00FD556A" w:rsidP="00460F1E">
            <w:pPr>
              <w:rPr>
                <w:rFonts w:ascii="Times New Roman" w:hAnsi="Times New Roman" w:cs="Times New Roman"/>
              </w:rPr>
            </w:pPr>
            <w:r>
              <w:rPr>
                <w:rFonts w:ascii="Times New Roman" w:hAnsi="Times New Roman" w:cs="Times New Roman"/>
              </w:rPr>
              <w:t>At least 50, the exact device features will be specified during the RFQ process.</w:t>
            </w:r>
          </w:p>
        </w:tc>
      </w:tr>
      <w:tr w:rsidR="0069490C" w:rsidRPr="00527ED6" w14:paraId="5BA0EBB8" w14:textId="77777777" w:rsidTr="00E34D29">
        <w:trPr>
          <w:trHeight w:val="292"/>
        </w:trPr>
        <w:tc>
          <w:tcPr>
            <w:tcW w:w="2220" w:type="dxa"/>
            <w:tcBorders>
              <w:top w:val="nil"/>
              <w:left w:val="single" w:sz="4" w:space="0" w:color="auto"/>
              <w:bottom w:val="single" w:sz="4" w:space="0" w:color="auto"/>
              <w:right w:val="single" w:sz="4" w:space="0" w:color="auto"/>
            </w:tcBorders>
            <w:noWrap/>
            <w:vAlign w:val="bottom"/>
            <w:hideMark/>
          </w:tcPr>
          <w:p w14:paraId="2294F5E2" w14:textId="77777777" w:rsidR="0069490C" w:rsidRPr="00527ED6" w:rsidRDefault="0069490C" w:rsidP="00460F1E">
            <w:pPr>
              <w:rPr>
                <w:rFonts w:ascii="Times New Roman" w:hAnsi="Times New Roman" w:cs="Times New Roman"/>
              </w:rPr>
            </w:pPr>
            <w:r w:rsidRPr="00527ED6">
              <w:rPr>
                <w:rFonts w:ascii="Times New Roman" w:hAnsi="Times New Roman" w:cs="Times New Roman"/>
              </w:rPr>
              <w:t>Print</w:t>
            </w:r>
          </w:p>
        </w:tc>
        <w:tc>
          <w:tcPr>
            <w:tcW w:w="1915" w:type="dxa"/>
            <w:tcBorders>
              <w:top w:val="nil"/>
              <w:left w:val="nil"/>
              <w:bottom w:val="single" w:sz="4" w:space="0" w:color="auto"/>
              <w:right w:val="single" w:sz="4" w:space="0" w:color="auto"/>
            </w:tcBorders>
            <w:noWrap/>
            <w:vAlign w:val="bottom"/>
            <w:hideMark/>
          </w:tcPr>
          <w:p w14:paraId="47A99E31" w14:textId="77777777" w:rsidR="0069490C" w:rsidRPr="00527ED6" w:rsidRDefault="0069490C" w:rsidP="00460F1E">
            <w:pPr>
              <w:rPr>
                <w:rFonts w:ascii="Times New Roman" w:hAnsi="Times New Roman" w:cs="Times New Roman"/>
              </w:rPr>
            </w:pPr>
            <w:r w:rsidRPr="00527ED6">
              <w:rPr>
                <w:rFonts w:ascii="Times New Roman" w:hAnsi="Times New Roman" w:cs="Times New Roman"/>
              </w:rPr>
              <w:t>Yes</w:t>
            </w:r>
          </w:p>
        </w:tc>
        <w:tc>
          <w:tcPr>
            <w:tcW w:w="1800" w:type="dxa"/>
            <w:tcBorders>
              <w:top w:val="nil"/>
              <w:left w:val="nil"/>
              <w:bottom w:val="single" w:sz="4" w:space="0" w:color="auto"/>
              <w:right w:val="single" w:sz="4" w:space="0" w:color="auto"/>
            </w:tcBorders>
            <w:noWrap/>
            <w:vAlign w:val="bottom"/>
            <w:hideMark/>
          </w:tcPr>
          <w:p w14:paraId="51269564" w14:textId="77777777" w:rsidR="0069490C" w:rsidRPr="00527ED6" w:rsidRDefault="0069490C" w:rsidP="00460F1E">
            <w:pPr>
              <w:rPr>
                <w:rFonts w:ascii="Times New Roman" w:hAnsi="Times New Roman" w:cs="Times New Roman"/>
              </w:rPr>
            </w:pPr>
            <w:r w:rsidRPr="00527ED6">
              <w:rPr>
                <w:rFonts w:ascii="Times New Roman" w:hAnsi="Times New Roman" w:cs="Times New Roman"/>
              </w:rPr>
              <w:t>Yes</w:t>
            </w:r>
          </w:p>
        </w:tc>
        <w:tc>
          <w:tcPr>
            <w:tcW w:w="1800" w:type="dxa"/>
            <w:tcBorders>
              <w:top w:val="nil"/>
              <w:left w:val="nil"/>
              <w:bottom w:val="single" w:sz="4" w:space="0" w:color="auto"/>
              <w:right w:val="single" w:sz="4" w:space="0" w:color="auto"/>
            </w:tcBorders>
            <w:noWrap/>
            <w:vAlign w:val="bottom"/>
            <w:hideMark/>
          </w:tcPr>
          <w:p w14:paraId="503E0421" w14:textId="77777777" w:rsidR="0069490C" w:rsidRPr="00527ED6" w:rsidRDefault="0069490C" w:rsidP="00460F1E">
            <w:pPr>
              <w:rPr>
                <w:rFonts w:ascii="Times New Roman" w:hAnsi="Times New Roman" w:cs="Times New Roman"/>
              </w:rPr>
            </w:pPr>
            <w:r w:rsidRPr="00527ED6">
              <w:rPr>
                <w:rFonts w:ascii="Times New Roman" w:hAnsi="Times New Roman" w:cs="Times New Roman"/>
              </w:rPr>
              <w:t>Yes</w:t>
            </w:r>
          </w:p>
        </w:tc>
        <w:tc>
          <w:tcPr>
            <w:tcW w:w="1710" w:type="dxa"/>
            <w:tcBorders>
              <w:top w:val="nil"/>
              <w:left w:val="nil"/>
              <w:bottom w:val="single" w:sz="4" w:space="0" w:color="auto"/>
              <w:right w:val="single" w:sz="4" w:space="0" w:color="auto"/>
            </w:tcBorders>
            <w:noWrap/>
            <w:vAlign w:val="bottom"/>
            <w:hideMark/>
          </w:tcPr>
          <w:p w14:paraId="763147EB" w14:textId="77777777" w:rsidR="0069490C" w:rsidRPr="00527ED6" w:rsidRDefault="0069490C" w:rsidP="00460F1E">
            <w:pPr>
              <w:rPr>
                <w:rFonts w:ascii="Times New Roman" w:hAnsi="Times New Roman" w:cs="Times New Roman"/>
              </w:rPr>
            </w:pPr>
            <w:r w:rsidRPr="00527ED6">
              <w:rPr>
                <w:rFonts w:ascii="Times New Roman" w:hAnsi="Times New Roman" w:cs="Times New Roman"/>
              </w:rPr>
              <w:t>Yes</w:t>
            </w:r>
          </w:p>
        </w:tc>
      </w:tr>
      <w:tr w:rsidR="0069490C" w:rsidRPr="00527ED6" w14:paraId="58164F4E" w14:textId="77777777" w:rsidTr="00E34D29">
        <w:trPr>
          <w:trHeight w:val="292"/>
        </w:trPr>
        <w:tc>
          <w:tcPr>
            <w:tcW w:w="2220" w:type="dxa"/>
            <w:tcBorders>
              <w:top w:val="nil"/>
              <w:left w:val="single" w:sz="4" w:space="0" w:color="auto"/>
              <w:bottom w:val="single" w:sz="4" w:space="0" w:color="auto"/>
              <w:right w:val="single" w:sz="4" w:space="0" w:color="auto"/>
            </w:tcBorders>
            <w:noWrap/>
            <w:vAlign w:val="bottom"/>
            <w:hideMark/>
          </w:tcPr>
          <w:p w14:paraId="477FDAAB" w14:textId="77777777" w:rsidR="0069490C" w:rsidRPr="00527ED6" w:rsidRDefault="0069490C" w:rsidP="00460F1E">
            <w:pPr>
              <w:rPr>
                <w:rFonts w:ascii="Times New Roman" w:hAnsi="Times New Roman" w:cs="Times New Roman"/>
              </w:rPr>
            </w:pPr>
            <w:r w:rsidRPr="00527ED6">
              <w:rPr>
                <w:rFonts w:ascii="Times New Roman" w:hAnsi="Times New Roman" w:cs="Times New Roman"/>
              </w:rPr>
              <w:t>Copy</w:t>
            </w:r>
          </w:p>
        </w:tc>
        <w:tc>
          <w:tcPr>
            <w:tcW w:w="1915" w:type="dxa"/>
            <w:tcBorders>
              <w:top w:val="nil"/>
              <w:left w:val="nil"/>
              <w:bottom w:val="single" w:sz="4" w:space="0" w:color="auto"/>
              <w:right w:val="single" w:sz="4" w:space="0" w:color="auto"/>
            </w:tcBorders>
            <w:noWrap/>
            <w:vAlign w:val="bottom"/>
            <w:hideMark/>
          </w:tcPr>
          <w:p w14:paraId="0EF4B062" w14:textId="77777777" w:rsidR="0069490C" w:rsidRPr="00527ED6" w:rsidRDefault="0069490C" w:rsidP="00460F1E">
            <w:pPr>
              <w:rPr>
                <w:rFonts w:ascii="Times New Roman" w:hAnsi="Times New Roman" w:cs="Times New Roman"/>
              </w:rPr>
            </w:pPr>
            <w:r w:rsidRPr="00527ED6">
              <w:rPr>
                <w:rFonts w:ascii="Times New Roman" w:hAnsi="Times New Roman" w:cs="Times New Roman"/>
              </w:rPr>
              <w:t>Yes</w:t>
            </w:r>
          </w:p>
        </w:tc>
        <w:tc>
          <w:tcPr>
            <w:tcW w:w="1800" w:type="dxa"/>
            <w:tcBorders>
              <w:top w:val="nil"/>
              <w:left w:val="nil"/>
              <w:bottom w:val="single" w:sz="4" w:space="0" w:color="auto"/>
              <w:right w:val="single" w:sz="4" w:space="0" w:color="auto"/>
            </w:tcBorders>
            <w:noWrap/>
            <w:vAlign w:val="bottom"/>
            <w:hideMark/>
          </w:tcPr>
          <w:p w14:paraId="5C1F6668" w14:textId="77777777" w:rsidR="0069490C" w:rsidRPr="00527ED6" w:rsidRDefault="0069490C" w:rsidP="00460F1E">
            <w:pPr>
              <w:rPr>
                <w:rFonts w:ascii="Times New Roman" w:hAnsi="Times New Roman" w:cs="Times New Roman"/>
              </w:rPr>
            </w:pPr>
            <w:r w:rsidRPr="00527ED6">
              <w:rPr>
                <w:rFonts w:ascii="Times New Roman" w:hAnsi="Times New Roman" w:cs="Times New Roman"/>
              </w:rPr>
              <w:t>Yes</w:t>
            </w:r>
          </w:p>
        </w:tc>
        <w:tc>
          <w:tcPr>
            <w:tcW w:w="1800" w:type="dxa"/>
            <w:tcBorders>
              <w:top w:val="nil"/>
              <w:left w:val="nil"/>
              <w:bottom w:val="single" w:sz="4" w:space="0" w:color="auto"/>
              <w:right w:val="single" w:sz="4" w:space="0" w:color="auto"/>
            </w:tcBorders>
            <w:noWrap/>
            <w:vAlign w:val="bottom"/>
            <w:hideMark/>
          </w:tcPr>
          <w:p w14:paraId="3BA89692" w14:textId="77777777" w:rsidR="0069490C" w:rsidRPr="00527ED6" w:rsidRDefault="0069490C" w:rsidP="00460F1E">
            <w:pPr>
              <w:rPr>
                <w:rFonts w:ascii="Times New Roman" w:hAnsi="Times New Roman" w:cs="Times New Roman"/>
              </w:rPr>
            </w:pPr>
            <w:r w:rsidRPr="00527ED6">
              <w:rPr>
                <w:rFonts w:ascii="Times New Roman" w:hAnsi="Times New Roman" w:cs="Times New Roman"/>
              </w:rPr>
              <w:t>Yes</w:t>
            </w:r>
          </w:p>
        </w:tc>
        <w:tc>
          <w:tcPr>
            <w:tcW w:w="1710" w:type="dxa"/>
            <w:tcBorders>
              <w:top w:val="nil"/>
              <w:left w:val="nil"/>
              <w:bottom w:val="single" w:sz="4" w:space="0" w:color="auto"/>
              <w:right w:val="single" w:sz="4" w:space="0" w:color="auto"/>
            </w:tcBorders>
            <w:noWrap/>
            <w:vAlign w:val="bottom"/>
            <w:hideMark/>
          </w:tcPr>
          <w:p w14:paraId="4DA5435E" w14:textId="77777777" w:rsidR="0069490C" w:rsidRPr="00527ED6" w:rsidRDefault="0069490C" w:rsidP="00460F1E">
            <w:pPr>
              <w:rPr>
                <w:rFonts w:ascii="Times New Roman" w:hAnsi="Times New Roman" w:cs="Times New Roman"/>
              </w:rPr>
            </w:pPr>
            <w:r w:rsidRPr="00527ED6">
              <w:rPr>
                <w:rFonts w:ascii="Times New Roman" w:hAnsi="Times New Roman" w:cs="Times New Roman"/>
              </w:rPr>
              <w:t>Yes</w:t>
            </w:r>
          </w:p>
        </w:tc>
      </w:tr>
      <w:tr w:rsidR="0069490C" w:rsidRPr="00527ED6" w14:paraId="3B1DD82C" w14:textId="77777777" w:rsidTr="00E34D29">
        <w:trPr>
          <w:trHeight w:val="292"/>
        </w:trPr>
        <w:tc>
          <w:tcPr>
            <w:tcW w:w="2220" w:type="dxa"/>
            <w:tcBorders>
              <w:top w:val="nil"/>
              <w:left w:val="single" w:sz="4" w:space="0" w:color="auto"/>
              <w:bottom w:val="single" w:sz="4" w:space="0" w:color="auto"/>
              <w:right w:val="single" w:sz="4" w:space="0" w:color="auto"/>
            </w:tcBorders>
            <w:noWrap/>
            <w:vAlign w:val="bottom"/>
            <w:hideMark/>
          </w:tcPr>
          <w:p w14:paraId="6AED3B39" w14:textId="77777777" w:rsidR="0069490C" w:rsidRPr="00527ED6" w:rsidRDefault="0069490C" w:rsidP="00460F1E">
            <w:pPr>
              <w:rPr>
                <w:rFonts w:ascii="Times New Roman" w:hAnsi="Times New Roman" w:cs="Times New Roman"/>
              </w:rPr>
            </w:pPr>
            <w:r w:rsidRPr="00527ED6">
              <w:rPr>
                <w:rFonts w:ascii="Times New Roman" w:hAnsi="Times New Roman" w:cs="Times New Roman"/>
              </w:rPr>
              <w:t>Scan</w:t>
            </w:r>
          </w:p>
        </w:tc>
        <w:tc>
          <w:tcPr>
            <w:tcW w:w="1915" w:type="dxa"/>
            <w:tcBorders>
              <w:top w:val="nil"/>
              <w:left w:val="nil"/>
              <w:bottom w:val="single" w:sz="4" w:space="0" w:color="auto"/>
              <w:right w:val="single" w:sz="4" w:space="0" w:color="auto"/>
            </w:tcBorders>
            <w:noWrap/>
            <w:vAlign w:val="bottom"/>
            <w:hideMark/>
          </w:tcPr>
          <w:p w14:paraId="2A05FC62" w14:textId="77777777" w:rsidR="0069490C" w:rsidRPr="00527ED6" w:rsidRDefault="0069490C" w:rsidP="00460F1E">
            <w:pPr>
              <w:rPr>
                <w:rFonts w:ascii="Times New Roman" w:hAnsi="Times New Roman" w:cs="Times New Roman"/>
              </w:rPr>
            </w:pPr>
            <w:r w:rsidRPr="00527ED6">
              <w:rPr>
                <w:rFonts w:ascii="Times New Roman" w:hAnsi="Times New Roman" w:cs="Times New Roman"/>
              </w:rPr>
              <w:t>Yes</w:t>
            </w:r>
          </w:p>
        </w:tc>
        <w:tc>
          <w:tcPr>
            <w:tcW w:w="1800" w:type="dxa"/>
            <w:tcBorders>
              <w:top w:val="nil"/>
              <w:left w:val="nil"/>
              <w:bottom w:val="single" w:sz="4" w:space="0" w:color="auto"/>
              <w:right w:val="single" w:sz="4" w:space="0" w:color="auto"/>
            </w:tcBorders>
            <w:noWrap/>
            <w:vAlign w:val="bottom"/>
            <w:hideMark/>
          </w:tcPr>
          <w:p w14:paraId="42B00D0C" w14:textId="77777777" w:rsidR="0069490C" w:rsidRPr="00527ED6" w:rsidRDefault="0069490C" w:rsidP="00460F1E">
            <w:pPr>
              <w:rPr>
                <w:rFonts w:ascii="Times New Roman" w:hAnsi="Times New Roman" w:cs="Times New Roman"/>
              </w:rPr>
            </w:pPr>
            <w:r w:rsidRPr="00527ED6">
              <w:rPr>
                <w:rFonts w:ascii="Times New Roman" w:hAnsi="Times New Roman" w:cs="Times New Roman"/>
              </w:rPr>
              <w:t>Yes</w:t>
            </w:r>
          </w:p>
        </w:tc>
        <w:tc>
          <w:tcPr>
            <w:tcW w:w="1800" w:type="dxa"/>
            <w:tcBorders>
              <w:top w:val="nil"/>
              <w:left w:val="nil"/>
              <w:bottom w:val="single" w:sz="4" w:space="0" w:color="auto"/>
              <w:right w:val="single" w:sz="4" w:space="0" w:color="auto"/>
            </w:tcBorders>
            <w:noWrap/>
            <w:vAlign w:val="bottom"/>
            <w:hideMark/>
          </w:tcPr>
          <w:p w14:paraId="76F17034" w14:textId="77777777" w:rsidR="0069490C" w:rsidRPr="00527ED6" w:rsidRDefault="0069490C" w:rsidP="00460F1E">
            <w:pPr>
              <w:rPr>
                <w:rFonts w:ascii="Times New Roman" w:hAnsi="Times New Roman" w:cs="Times New Roman"/>
              </w:rPr>
            </w:pPr>
            <w:r w:rsidRPr="00527ED6">
              <w:rPr>
                <w:rFonts w:ascii="Times New Roman" w:hAnsi="Times New Roman" w:cs="Times New Roman"/>
              </w:rPr>
              <w:t>Yes</w:t>
            </w:r>
          </w:p>
        </w:tc>
        <w:tc>
          <w:tcPr>
            <w:tcW w:w="1710" w:type="dxa"/>
            <w:tcBorders>
              <w:top w:val="nil"/>
              <w:left w:val="nil"/>
              <w:bottom w:val="single" w:sz="4" w:space="0" w:color="auto"/>
              <w:right w:val="single" w:sz="4" w:space="0" w:color="auto"/>
            </w:tcBorders>
            <w:noWrap/>
            <w:vAlign w:val="bottom"/>
            <w:hideMark/>
          </w:tcPr>
          <w:p w14:paraId="276A7BD8" w14:textId="77777777" w:rsidR="0069490C" w:rsidRPr="00527ED6" w:rsidRDefault="0069490C" w:rsidP="00460F1E">
            <w:pPr>
              <w:rPr>
                <w:rFonts w:ascii="Times New Roman" w:hAnsi="Times New Roman" w:cs="Times New Roman"/>
              </w:rPr>
            </w:pPr>
            <w:r w:rsidRPr="00527ED6">
              <w:rPr>
                <w:rFonts w:ascii="Times New Roman" w:hAnsi="Times New Roman" w:cs="Times New Roman"/>
              </w:rPr>
              <w:t>Yes</w:t>
            </w:r>
          </w:p>
        </w:tc>
      </w:tr>
      <w:tr w:rsidR="0069490C" w:rsidRPr="00527ED6" w14:paraId="6C119615" w14:textId="77777777" w:rsidTr="00E34D29">
        <w:trPr>
          <w:trHeight w:val="292"/>
        </w:trPr>
        <w:tc>
          <w:tcPr>
            <w:tcW w:w="2220" w:type="dxa"/>
            <w:tcBorders>
              <w:top w:val="nil"/>
              <w:left w:val="single" w:sz="4" w:space="0" w:color="auto"/>
              <w:bottom w:val="single" w:sz="4" w:space="0" w:color="auto"/>
              <w:right w:val="single" w:sz="4" w:space="0" w:color="auto"/>
            </w:tcBorders>
            <w:noWrap/>
            <w:vAlign w:val="bottom"/>
            <w:hideMark/>
          </w:tcPr>
          <w:p w14:paraId="02FAED80" w14:textId="77777777" w:rsidR="0069490C" w:rsidRPr="00527ED6" w:rsidRDefault="0069490C" w:rsidP="00460F1E">
            <w:pPr>
              <w:rPr>
                <w:rFonts w:ascii="Times New Roman" w:hAnsi="Times New Roman" w:cs="Times New Roman"/>
              </w:rPr>
            </w:pPr>
            <w:r w:rsidRPr="00527ED6">
              <w:rPr>
                <w:rFonts w:ascii="Times New Roman" w:hAnsi="Times New Roman" w:cs="Times New Roman"/>
              </w:rPr>
              <w:t>Fax</w:t>
            </w:r>
          </w:p>
        </w:tc>
        <w:tc>
          <w:tcPr>
            <w:tcW w:w="1915" w:type="dxa"/>
            <w:tcBorders>
              <w:top w:val="nil"/>
              <w:left w:val="nil"/>
              <w:bottom w:val="single" w:sz="4" w:space="0" w:color="auto"/>
              <w:right w:val="single" w:sz="4" w:space="0" w:color="auto"/>
            </w:tcBorders>
            <w:noWrap/>
            <w:vAlign w:val="bottom"/>
            <w:hideMark/>
          </w:tcPr>
          <w:p w14:paraId="6F75EEFC" w14:textId="77777777" w:rsidR="0069490C" w:rsidRPr="00527ED6" w:rsidRDefault="0069490C" w:rsidP="00460F1E">
            <w:pPr>
              <w:rPr>
                <w:rFonts w:ascii="Times New Roman" w:hAnsi="Times New Roman" w:cs="Times New Roman"/>
              </w:rPr>
            </w:pPr>
            <w:r w:rsidRPr="00527ED6">
              <w:rPr>
                <w:rFonts w:ascii="Times New Roman" w:hAnsi="Times New Roman" w:cs="Times New Roman"/>
              </w:rPr>
              <w:t>Yes</w:t>
            </w:r>
          </w:p>
        </w:tc>
        <w:tc>
          <w:tcPr>
            <w:tcW w:w="1800" w:type="dxa"/>
            <w:tcBorders>
              <w:top w:val="nil"/>
              <w:left w:val="nil"/>
              <w:bottom w:val="single" w:sz="4" w:space="0" w:color="auto"/>
              <w:right w:val="single" w:sz="4" w:space="0" w:color="auto"/>
            </w:tcBorders>
            <w:noWrap/>
            <w:vAlign w:val="bottom"/>
            <w:hideMark/>
          </w:tcPr>
          <w:p w14:paraId="1A5E2F30" w14:textId="77777777" w:rsidR="0069490C" w:rsidRPr="00527ED6" w:rsidRDefault="0069490C" w:rsidP="00460F1E">
            <w:pPr>
              <w:rPr>
                <w:rFonts w:ascii="Times New Roman" w:hAnsi="Times New Roman" w:cs="Times New Roman"/>
              </w:rPr>
            </w:pPr>
            <w:r w:rsidRPr="00527ED6">
              <w:rPr>
                <w:rFonts w:ascii="Times New Roman" w:hAnsi="Times New Roman" w:cs="Times New Roman"/>
              </w:rPr>
              <w:t>Yes</w:t>
            </w:r>
          </w:p>
        </w:tc>
        <w:tc>
          <w:tcPr>
            <w:tcW w:w="1800" w:type="dxa"/>
            <w:tcBorders>
              <w:top w:val="nil"/>
              <w:left w:val="nil"/>
              <w:bottom w:val="single" w:sz="4" w:space="0" w:color="auto"/>
              <w:right w:val="single" w:sz="4" w:space="0" w:color="auto"/>
            </w:tcBorders>
            <w:noWrap/>
            <w:vAlign w:val="bottom"/>
            <w:hideMark/>
          </w:tcPr>
          <w:p w14:paraId="2A4515BD" w14:textId="77777777" w:rsidR="0069490C" w:rsidRPr="00527ED6" w:rsidRDefault="0069490C" w:rsidP="00460F1E">
            <w:pPr>
              <w:rPr>
                <w:rFonts w:ascii="Times New Roman" w:hAnsi="Times New Roman" w:cs="Times New Roman"/>
              </w:rPr>
            </w:pPr>
            <w:r w:rsidRPr="00527ED6">
              <w:rPr>
                <w:rFonts w:ascii="Times New Roman" w:hAnsi="Times New Roman" w:cs="Times New Roman"/>
              </w:rPr>
              <w:t>Yes</w:t>
            </w:r>
          </w:p>
        </w:tc>
        <w:tc>
          <w:tcPr>
            <w:tcW w:w="1710" w:type="dxa"/>
            <w:tcBorders>
              <w:top w:val="nil"/>
              <w:left w:val="nil"/>
              <w:bottom w:val="single" w:sz="4" w:space="0" w:color="auto"/>
              <w:right w:val="single" w:sz="4" w:space="0" w:color="auto"/>
            </w:tcBorders>
            <w:noWrap/>
            <w:vAlign w:val="bottom"/>
            <w:hideMark/>
          </w:tcPr>
          <w:p w14:paraId="375FAA35" w14:textId="77777777" w:rsidR="0069490C" w:rsidRPr="00527ED6" w:rsidRDefault="0069490C" w:rsidP="00460F1E">
            <w:pPr>
              <w:rPr>
                <w:rFonts w:ascii="Times New Roman" w:hAnsi="Times New Roman" w:cs="Times New Roman"/>
              </w:rPr>
            </w:pPr>
            <w:r w:rsidRPr="00527ED6">
              <w:rPr>
                <w:rFonts w:ascii="Times New Roman" w:hAnsi="Times New Roman" w:cs="Times New Roman"/>
              </w:rPr>
              <w:t>Yes</w:t>
            </w:r>
          </w:p>
        </w:tc>
      </w:tr>
      <w:tr w:rsidR="0069490C" w:rsidRPr="00527ED6" w14:paraId="2BED6111" w14:textId="77777777" w:rsidTr="00E34D29">
        <w:trPr>
          <w:trHeight w:val="292"/>
        </w:trPr>
        <w:tc>
          <w:tcPr>
            <w:tcW w:w="2220" w:type="dxa"/>
            <w:tcBorders>
              <w:top w:val="nil"/>
              <w:left w:val="single" w:sz="4" w:space="0" w:color="auto"/>
              <w:bottom w:val="single" w:sz="4" w:space="0" w:color="auto"/>
              <w:right w:val="single" w:sz="4" w:space="0" w:color="auto"/>
            </w:tcBorders>
            <w:noWrap/>
            <w:vAlign w:val="bottom"/>
            <w:hideMark/>
          </w:tcPr>
          <w:p w14:paraId="79B793DE" w14:textId="77777777" w:rsidR="0069490C" w:rsidRPr="00527ED6" w:rsidRDefault="0069490C" w:rsidP="00460F1E">
            <w:pPr>
              <w:rPr>
                <w:rFonts w:ascii="Times New Roman" w:hAnsi="Times New Roman" w:cs="Times New Roman"/>
              </w:rPr>
            </w:pPr>
            <w:r w:rsidRPr="00527ED6">
              <w:rPr>
                <w:rFonts w:ascii="Times New Roman" w:hAnsi="Times New Roman" w:cs="Times New Roman"/>
              </w:rPr>
              <w:t>Monochrome</w:t>
            </w:r>
          </w:p>
        </w:tc>
        <w:tc>
          <w:tcPr>
            <w:tcW w:w="1915" w:type="dxa"/>
            <w:tcBorders>
              <w:top w:val="nil"/>
              <w:left w:val="nil"/>
              <w:bottom w:val="single" w:sz="4" w:space="0" w:color="auto"/>
              <w:right w:val="single" w:sz="4" w:space="0" w:color="auto"/>
            </w:tcBorders>
            <w:noWrap/>
            <w:vAlign w:val="bottom"/>
            <w:hideMark/>
          </w:tcPr>
          <w:p w14:paraId="12B0AFC0" w14:textId="77777777" w:rsidR="0069490C" w:rsidRPr="00527ED6" w:rsidRDefault="0069490C" w:rsidP="00460F1E">
            <w:pPr>
              <w:rPr>
                <w:rFonts w:ascii="Times New Roman" w:hAnsi="Times New Roman" w:cs="Times New Roman"/>
              </w:rPr>
            </w:pPr>
            <w:r w:rsidRPr="00527ED6">
              <w:rPr>
                <w:rFonts w:ascii="Times New Roman" w:hAnsi="Times New Roman" w:cs="Times New Roman"/>
              </w:rPr>
              <w:t>Yes</w:t>
            </w:r>
          </w:p>
        </w:tc>
        <w:tc>
          <w:tcPr>
            <w:tcW w:w="1800" w:type="dxa"/>
            <w:tcBorders>
              <w:top w:val="nil"/>
              <w:left w:val="nil"/>
              <w:bottom w:val="single" w:sz="4" w:space="0" w:color="auto"/>
              <w:right w:val="single" w:sz="4" w:space="0" w:color="auto"/>
            </w:tcBorders>
            <w:noWrap/>
            <w:vAlign w:val="bottom"/>
            <w:hideMark/>
          </w:tcPr>
          <w:p w14:paraId="1F531538" w14:textId="77777777" w:rsidR="0069490C" w:rsidRPr="00527ED6" w:rsidRDefault="0069490C" w:rsidP="00460F1E">
            <w:pPr>
              <w:rPr>
                <w:rFonts w:ascii="Times New Roman" w:hAnsi="Times New Roman" w:cs="Times New Roman"/>
              </w:rPr>
            </w:pPr>
            <w:r w:rsidRPr="00527ED6">
              <w:rPr>
                <w:rFonts w:ascii="Times New Roman" w:hAnsi="Times New Roman" w:cs="Times New Roman"/>
              </w:rPr>
              <w:t>Yes</w:t>
            </w:r>
          </w:p>
        </w:tc>
        <w:tc>
          <w:tcPr>
            <w:tcW w:w="1800" w:type="dxa"/>
            <w:tcBorders>
              <w:top w:val="nil"/>
              <w:left w:val="nil"/>
              <w:bottom w:val="single" w:sz="4" w:space="0" w:color="auto"/>
              <w:right w:val="single" w:sz="4" w:space="0" w:color="auto"/>
            </w:tcBorders>
            <w:noWrap/>
            <w:vAlign w:val="bottom"/>
            <w:hideMark/>
          </w:tcPr>
          <w:p w14:paraId="5161CF39" w14:textId="77777777" w:rsidR="0069490C" w:rsidRPr="00527ED6" w:rsidRDefault="0069490C" w:rsidP="00460F1E">
            <w:pPr>
              <w:rPr>
                <w:rFonts w:ascii="Times New Roman" w:hAnsi="Times New Roman" w:cs="Times New Roman"/>
              </w:rPr>
            </w:pPr>
            <w:r w:rsidRPr="00527ED6">
              <w:rPr>
                <w:rFonts w:ascii="Times New Roman" w:hAnsi="Times New Roman" w:cs="Times New Roman"/>
              </w:rPr>
              <w:t>Yes</w:t>
            </w:r>
          </w:p>
        </w:tc>
        <w:tc>
          <w:tcPr>
            <w:tcW w:w="1710" w:type="dxa"/>
            <w:tcBorders>
              <w:top w:val="nil"/>
              <w:left w:val="nil"/>
              <w:bottom w:val="single" w:sz="4" w:space="0" w:color="auto"/>
              <w:right w:val="single" w:sz="4" w:space="0" w:color="auto"/>
            </w:tcBorders>
            <w:noWrap/>
            <w:vAlign w:val="bottom"/>
            <w:hideMark/>
          </w:tcPr>
          <w:p w14:paraId="30579B4B" w14:textId="77777777" w:rsidR="0069490C" w:rsidRPr="00527ED6" w:rsidRDefault="0069490C" w:rsidP="00460F1E">
            <w:pPr>
              <w:rPr>
                <w:rFonts w:ascii="Times New Roman" w:hAnsi="Times New Roman" w:cs="Times New Roman"/>
              </w:rPr>
            </w:pPr>
            <w:r w:rsidRPr="00527ED6">
              <w:rPr>
                <w:rFonts w:ascii="Times New Roman" w:hAnsi="Times New Roman" w:cs="Times New Roman"/>
              </w:rPr>
              <w:t>Yes</w:t>
            </w:r>
          </w:p>
        </w:tc>
      </w:tr>
      <w:tr w:rsidR="0069490C" w:rsidRPr="00527ED6" w14:paraId="33F3960C" w14:textId="77777777" w:rsidTr="00E34D29">
        <w:trPr>
          <w:trHeight w:val="292"/>
        </w:trPr>
        <w:tc>
          <w:tcPr>
            <w:tcW w:w="2220" w:type="dxa"/>
            <w:tcBorders>
              <w:top w:val="nil"/>
              <w:left w:val="single" w:sz="4" w:space="0" w:color="auto"/>
              <w:bottom w:val="single" w:sz="4" w:space="0" w:color="auto"/>
              <w:right w:val="single" w:sz="4" w:space="0" w:color="auto"/>
            </w:tcBorders>
            <w:noWrap/>
            <w:vAlign w:val="bottom"/>
            <w:hideMark/>
          </w:tcPr>
          <w:p w14:paraId="4CB19454" w14:textId="77777777" w:rsidR="0069490C" w:rsidRPr="00527ED6" w:rsidRDefault="0069490C" w:rsidP="00460F1E">
            <w:pPr>
              <w:rPr>
                <w:rFonts w:ascii="Times New Roman" w:hAnsi="Times New Roman" w:cs="Times New Roman"/>
              </w:rPr>
            </w:pPr>
            <w:r w:rsidRPr="00527ED6">
              <w:rPr>
                <w:rFonts w:ascii="Times New Roman" w:hAnsi="Times New Roman" w:cs="Times New Roman"/>
              </w:rPr>
              <w:t>Color</w:t>
            </w:r>
          </w:p>
        </w:tc>
        <w:tc>
          <w:tcPr>
            <w:tcW w:w="1915" w:type="dxa"/>
            <w:tcBorders>
              <w:top w:val="nil"/>
              <w:left w:val="nil"/>
              <w:bottom w:val="single" w:sz="4" w:space="0" w:color="auto"/>
              <w:right w:val="single" w:sz="4" w:space="0" w:color="auto"/>
            </w:tcBorders>
            <w:noWrap/>
            <w:vAlign w:val="bottom"/>
            <w:hideMark/>
          </w:tcPr>
          <w:p w14:paraId="53943B79" w14:textId="77777777" w:rsidR="0069490C" w:rsidRPr="00527ED6" w:rsidRDefault="0069490C" w:rsidP="00460F1E">
            <w:pPr>
              <w:rPr>
                <w:rFonts w:ascii="Times New Roman" w:hAnsi="Times New Roman" w:cs="Times New Roman"/>
              </w:rPr>
            </w:pPr>
            <w:r w:rsidRPr="00527ED6">
              <w:rPr>
                <w:rFonts w:ascii="Times New Roman" w:hAnsi="Times New Roman" w:cs="Times New Roman"/>
              </w:rPr>
              <w:t>Optional</w:t>
            </w:r>
          </w:p>
        </w:tc>
        <w:tc>
          <w:tcPr>
            <w:tcW w:w="1800" w:type="dxa"/>
            <w:tcBorders>
              <w:top w:val="nil"/>
              <w:left w:val="nil"/>
              <w:bottom w:val="single" w:sz="4" w:space="0" w:color="auto"/>
              <w:right w:val="single" w:sz="4" w:space="0" w:color="auto"/>
            </w:tcBorders>
            <w:noWrap/>
            <w:vAlign w:val="bottom"/>
            <w:hideMark/>
          </w:tcPr>
          <w:p w14:paraId="78BA6C71" w14:textId="77777777" w:rsidR="0069490C" w:rsidRPr="00527ED6" w:rsidRDefault="0069490C" w:rsidP="00460F1E">
            <w:pPr>
              <w:rPr>
                <w:rFonts w:ascii="Times New Roman" w:hAnsi="Times New Roman" w:cs="Times New Roman"/>
              </w:rPr>
            </w:pPr>
            <w:r w:rsidRPr="00527ED6">
              <w:rPr>
                <w:rFonts w:ascii="Times New Roman" w:hAnsi="Times New Roman" w:cs="Times New Roman"/>
              </w:rPr>
              <w:t>Optional</w:t>
            </w:r>
          </w:p>
        </w:tc>
        <w:tc>
          <w:tcPr>
            <w:tcW w:w="1800" w:type="dxa"/>
            <w:tcBorders>
              <w:top w:val="nil"/>
              <w:left w:val="nil"/>
              <w:bottom w:val="single" w:sz="4" w:space="0" w:color="auto"/>
              <w:right w:val="single" w:sz="4" w:space="0" w:color="auto"/>
            </w:tcBorders>
            <w:noWrap/>
            <w:vAlign w:val="bottom"/>
            <w:hideMark/>
          </w:tcPr>
          <w:p w14:paraId="22DF22F0" w14:textId="77777777" w:rsidR="0069490C" w:rsidRPr="00527ED6" w:rsidRDefault="0069490C" w:rsidP="00460F1E">
            <w:pPr>
              <w:rPr>
                <w:rFonts w:ascii="Times New Roman" w:hAnsi="Times New Roman" w:cs="Times New Roman"/>
              </w:rPr>
            </w:pPr>
            <w:r w:rsidRPr="00527ED6">
              <w:rPr>
                <w:rFonts w:ascii="Times New Roman" w:hAnsi="Times New Roman" w:cs="Times New Roman"/>
              </w:rPr>
              <w:t>Optional</w:t>
            </w:r>
          </w:p>
        </w:tc>
        <w:tc>
          <w:tcPr>
            <w:tcW w:w="1710" w:type="dxa"/>
            <w:tcBorders>
              <w:top w:val="nil"/>
              <w:left w:val="nil"/>
              <w:bottom w:val="single" w:sz="4" w:space="0" w:color="auto"/>
              <w:right w:val="single" w:sz="4" w:space="0" w:color="auto"/>
            </w:tcBorders>
            <w:noWrap/>
            <w:vAlign w:val="bottom"/>
            <w:hideMark/>
          </w:tcPr>
          <w:p w14:paraId="654C1CA3" w14:textId="77777777" w:rsidR="0069490C" w:rsidRPr="00527ED6" w:rsidRDefault="0069490C" w:rsidP="00460F1E">
            <w:pPr>
              <w:rPr>
                <w:rFonts w:ascii="Times New Roman" w:hAnsi="Times New Roman" w:cs="Times New Roman"/>
              </w:rPr>
            </w:pPr>
            <w:r w:rsidRPr="00527ED6">
              <w:rPr>
                <w:rFonts w:ascii="Times New Roman" w:hAnsi="Times New Roman" w:cs="Times New Roman"/>
              </w:rPr>
              <w:t>Optional</w:t>
            </w:r>
          </w:p>
        </w:tc>
      </w:tr>
      <w:tr w:rsidR="0069490C" w:rsidRPr="00527ED6" w14:paraId="01352CC0" w14:textId="77777777" w:rsidTr="00E34D29">
        <w:trPr>
          <w:trHeight w:val="292"/>
        </w:trPr>
        <w:tc>
          <w:tcPr>
            <w:tcW w:w="2220" w:type="dxa"/>
            <w:tcBorders>
              <w:top w:val="nil"/>
              <w:left w:val="single" w:sz="4" w:space="0" w:color="auto"/>
              <w:bottom w:val="single" w:sz="4" w:space="0" w:color="auto"/>
              <w:right w:val="single" w:sz="4" w:space="0" w:color="auto"/>
            </w:tcBorders>
            <w:vAlign w:val="bottom"/>
            <w:hideMark/>
          </w:tcPr>
          <w:p w14:paraId="22D0155D" w14:textId="77777777" w:rsidR="0069490C" w:rsidRPr="00527ED6" w:rsidRDefault="0069490C" w:rsidP="00460F1E">
            <w:pPr>
              <w:rPr>
                <w:rFonts w:ascii="Times New Roman" w:hAnsi="Times New Roman" w:cs="Times New Roman"/>
              </w:rPr>
            </w:pPr>
            <w:r w:rsidRPr="00527ED6">
              <w:rPr>
                <w:rFonts w:ascii="Times New Roman" w:hAnsi="Times New Roman" w:cs="Times New Roman"/>
              </w:rPr>
              <w:t>Wide Format 11x17</w:t>
            </w:r>
          </w:p>
        </w:tc>
        <w:tc>
          <w:tcPr>
            <w:tcW w:w="1915" w:type="dxa"/>
            <w:tcBorders>
              <w:top w:val="nil"/>
              <w:left w:val="nil"/>
              <w:bottom w:val="single" w:sz="4" w:space="0" w:color="auto"/>
              <w:right w:val="single" w:sz="4" w:space="0" w:color="auto"/>
            </w:tcBorders>
            <w:noWrap/>
            <w:vAlign w:val="bottom"/>
            <w:hideMark/>
          </w:tcPr>
          <w:p w14:paraId="23D063CF" w14:textId="77777777" w:rsidR="0069490C" w:rsidRPr="00527ED6" w:rsidRDefault="0069490C" w:rsidP="00460F1E">
            <w:pPr>
              <w:rPr>
                <w:rFonts w:ascii="Times New Roman" w:hAnsi="Times New Roman" w:cs="Times New Roman"/>
              </w:rPr>
            </w:pPr>
            <w:r w:rsidRPr="00527ED6">
              <w:rPr>
                <w:rFonts w:ascii="Times New Roman" w:hAnsi="Times New Roman" w:cs="Times New Roman"/>
              </w:rPr>
              <w:t>No</w:t>
            </w:r>
          </w:p>
        </w:tc>
        <w:tc>
          <w:tcPr>
            <w:tcW w:w="1800" w:type="dxa"/>
            <w:tcBorders>
              <w:top w:val="nil"/>
              <w:left w:val="nil"/>
              <w:bottom w:val="single" w:sz="4" w:space="0" w:color="auto"/>
              <w:right w:val="single" w:sz="4" w:space="0" w:color="auto"/>
            </w:tcBorders>
            <w:noWrap/>
            <w:vAlign w:val="bottom"/>
            <w:hideMark/>
          </w:tcPr>
          <w:p w14:paraId="0C91B992" w14:textId="2C5E5DC4" w:rsidR="0069490C" w:rsidRPr="00527ED6" w:rsidRDefault="00FD556A" w:rsidP="00460F1E">
            <w:pPr>
              <w:rPr>
                <w:rFonts w:ascii="Times New Roman" w:hAnsi="Times New Roman" w:cs="Times New Roman"/>
              </w:rPr>
            </w:pPr>
            <w:r>
              <w:rPr>
                <w:rFonts w:ascii="Times New Roman" w:hAnsi="Times New Roman" w:cs="Times New Roman"/>
              </w:rPr>
              <w:t>No, unlcess it is specified in the RFQ to provide the FAA with options to meet the operational needs.</w:t>
            </w:r>
          </w:p>
        </w:tc>
        <w:tc>
          <w:tcPr>
            <w:tcW w:w="1800" w:type="dxa"/>
            <w:tcBorders>
              <w:top w:val="nil"/>
              <w:left w:val="nil"/>
              <w:bottom w:val="single" w:sz="4" w:space="0" w:color="auto"/>
              <w:right w:val="single" w:sz="4" w:space="0" w:color="auto"/>
            </w:tcBorders>
            <w:noWrap/>
            <w:vAlign w:val="bottom"/>
            <w:hideMark/>
          </w:tcPr>
          <w:p w14:paraId="4D88C073" w14:textId="77777777" w:rsidR="0069490C" w:rsidRPr="00527ED6" w:rsidRDefault="0069490C" w:rsidP="00460F1E">
            <w:pPr>
              <w:rPr>
                <w:rFonts w:ascii="Times New Roman" w:hAnsi="Times New Roman" w:cs="Times New Roman"/>
              </w:rPr>
            </w:pPr>
            <w:r w:rsidRPr="00527ED6">
              <w:rPr>
                <w:rFonts w:ascii="Times New Roman" w:hAnsi="Times New Roman" w:cs="Times New Roman"/>
              </w:rPr>
              <w:t>No</w:t>
            </w:r>
          </w:p>
        </w:tc>
        <w:tc>
          <w:tcPr>
            <w:tcW w:w="1710" w:type="dxa"/>
            <w:tcBorders>
              <w:top w:val="nil"/>
              <w:left w:val="nil"/>
              <w:bottom w:val="single" w:sz="4" w:space="0" w:color="auto"/>
              <w:right w:val="single" w:sz="4" w:space="0" w:color="auto"/>
            </w:tcBorders>
            <w:noWrap/>
            <w:vAlign w:val="bottom"/>
            <w:hideMark/>
          </w:tcPr>
          <w:p w14:paraId="124BCE47" w14:textId="77777777" w:rsidR="0069490C" w:rsidRPr="00527ED6" w:rsidRDefault="0069490C" w:rsidP="00460F1E">
            <w:pPr>
              <w:rPr>
                <w:rFonts w:ascii="Times New Roman" w:hAnsi="Times New Roman" w:cs="Times New Roman"/>
              </w:rPr>
            </w:pPr>
            <w:r w:rsidRPr="00527ED6">
              <w:rPr>
                <w:rFonts w:ascii="Times New Roman" w:hAnsi="Times New Roman" w:cs="Times New Roman"/>
              </w:rPr>
              <w:t>Yes</w:t>
            </w:r>
          </w:p>
        </w:tc>
      </w:tr>
      <w:tr w:rsidR="0069490C" w:rsidRPr="00527ED6" w14:paraId="1DFC8222" w14:textId="77777777" w:rsidTr="00E34D29">
        <w:trPr>
          <w:trHeight w:val="583"/>
        </w:trPr>
        <w:tc>
          <w:tcPr>
            <w:tcW w:w="2220" w:type="dxa"/>
            <w:tcBorders>
              <w:top w:val="nil"/>
              <w:left w:val="single" w:sz="4" w:space="0" w:color="auto"/>
              <w:bottom w:val="single" w:sz="4" w:space="0" w:color="auto"/>
              <w:right w:val="single" w:sz="4" w:space="0" w:color="auto"/>
            </w:tcBorders>
            <w:vAlign w:val="bottom"/>
            <w:hideMark/>
          </w:tcPr>
          <w:p w14:paraId="700262A4" w14:textId="77777777" w:rsidR="0069490C" w:rsidRPr="00527ED6" w:rsidRDefault="0069490C" w:rsidP="00460F1E">
            <w:pPr>
              <w:rPr>
                <w:rFonts w:ascii="Times New Roman" w:hAnsi="Times New Roman" w:cs="Times New Roman"/>
              </w:rPr>
            </w:pPr>
            <w:r w:rsidRPr="00527ED6">
              <w:rPr>
                <w:rFonts w:ascii="Times New Roman" w:hAnsi="Times New Roman" w:cs="Times New Roman"/>
              </w:rPr>
              <w:t xml:space="preserve">5 year OEM </w:t>
            </w:r>
            <w:r w:rsidRPr="00527ED6">
              <w:rPr>
                <w:rFonts w:ascii="Times New Roman" w:hAnsi="Times New Roman" w:cs="Times New Roman"/>
              </w:rPr>
              <w:br/>
              <w:t>Warranty</w:t>
            </w:r>
          </w:p>
        </w:tc>
        <w:tc>
          <w:tcPr>
            <w:tcW w:w="1915" w:type="dxa"/>
            <w:tcBorders>
              <w:top w:val="nil"/>
              <w:left w:val="nil"/>
              <w:bottom w:val="single" w:sz="4" w:space="0" w:color="auto"/>
              <w:right w:val="single" w:sz="4" w:space="0" w:color="auto"/>
            </w:tcBorders>
            <w:noWrap/>
            <w:vAlign w:val="bottom"/>
            <w:hideMark/>
          </w:tcPr>
          <w:p w14:paraId="268F23D1" w14:textId="77777777" w:rsidR="0069490C" w:rsidRPr="00527ED6" w:rsidRDefault="0069490C" w:rsidP="00460F1E">
            <w:pPr>
              <w:rPr>
                <w:rFonts w:ascii="Times New Roman" w:hAnsi="Times New Roman" w:cs="Times New Roman"/>
              </w:rPr>
            </w:pPr>
            <w:r w:rsidRPr="00527ED6">
              <w:rPr>
                <w:rFonts w:ascii="Times New Roman" w:hAnsi="Times New Roman" w:cs="Times New Roman"/>
              </w:rPr>
              <w:t>No</w:t>
            </w:r>
          </w:p>
        </w:tc>
        <w:tc>
          <w:tcPr>
            <w:tcW w:w="1800" w:type="dxa"/>
            <w:tcBorders>
              <w:top w:val="nil"/>
              <w:left w:val="nil"/>
              <w:bottom w:val="single" w:sz="4" w:space="0" w:color="auto"/>
              <w:right w:val="single" w:sz="4" w:space="0" w:color="auto"/>
            </w:tcBorders>
            <w:noWrap/>
            <w:vAlign w:val="bottom"/>
            <w:hideMark/>
          </w:tcPr>
          <w:p w14:paraId="5C5DE011" w14:textId="77777777" w:rsidR="0069490C" w:rsidRPr="00527ED6" w:rsidRDefault="0069490C" w:rsidP="00460F1E">
            <w:pPr>
              <w:rPr>
                <w:rFonts w:ascii="Times New Roman" w:hAnsi="Times New Roman" w:cs="Times New Roman"/>
              </w:rPr>
            </w:pPr>
            <w:r w:rsidRPr="00527ED6">
              <w:rPr>
                <w:rFonts w:ascii="Times New Roman" w:hAnsi="Times New Roman" w:cs="Times New Roman"/>
              </w:rPr>
              <w:t>Yes</w:t>
            </w:r>
          </w:p>
        </w:tc>
        <w:tc>
          <w:tcPr>
            <w:tcW w:w="1800" w:type="dxa"/>
            <w:tcBorders>
              <w:top w:val="nil"/>
              <w:left w:val="nil"/>
              <w:bottom w:val="single" w:sz="4" w:space="0" w:color="auto"/>
              <w:right w:val="single" w:sz="4" w:space="0" w:color="auto"/>
            </w:tcBorders>
            <w:noWrap/>
            <w:vAlign w:val="bottom"/>
            <w:hideMark/>
          </w:tcPr>
          <w:p w14:paraId="1869CF89" w14:textId="77777777" w:rsidR="0069490C" w:rsidRPr="00527ED6" w:rsidRDefault="0069490C" w:rsidP="00460F1E">
            <w:pPr>
              <w:rPr>
                <w:rFonts w:ascii="Times New Roman" w:hAnsi="Times New Roman" w:cs="Times New Roman"/>
              </w:rPr>
            </w:pPr>
            <w:r w:rsidRPr="00527ED6">
              <w:rPr>
                <w:rFonts w:ascii="Times New Roman" w:hAnsi="Times New Roman" w:cs="Times New Roman"/>
              </w:rPr>
              <w:t>Yes</w:t>
            </w:r>
          </w:p>
        </w:tc>
        <w:tc>
          <w:tcPr>
            <w:tcW w:w="1710" w:type="dxa"/>
            <w:tcBorders>
              <w:top w:val="nil"/>
              <w:left w:val="nil"/>
              <w:bottom w:val="single" w:sz="4" w:space="0" w:color="auto"/>
              <w:right w:val="single" w:sz="4" w:space="0" w:color="auto"/>
            </w:tcBorders>
            <w:noWrap/>
            <w:vAlign w:val="bottom"/>
            <w:hideMark/>
          </w:tcPr>
          <w:p w14:paraId="2E4B68B4" w14:textId="77777777" w:rsidR="0069490C" w:rsidRPr="00527ED6" w:rsidRDefault="0069490C" w:rsidP="00460F1E">
            <w:pPr>
              <w:rPr>
                <w:rFonts w:ascii="Times New Roman" w:hAnsi="Times New Roman" w:cs="Times New Roman"/>
              </w:rPr>
            </w:pPr>
            <w:r w:rsidRPr="00527ED6">
              <w:rPr>
                <w:rFonts w:ascii="Times New Roman" w:hAnsi="Times New Roman" w:cs="Times New Roman"/>
              </w:rPr>
              <w:t>Yes</w:t>
            </w:r>
          </w:p>
        </w:tc>
      </w:tr>
      <w:tr w:rsidR="0069490C" w:rsidRPr="00527ED6" w14:paraId="77B64DAB" w14:textId="77777777" w:rsidTr="00E34D29">
        <w:trPr>
          <w:trHeight w:val="292"/>
        </w:trPr>
        <w:tc>
          <w:tcPr>
            <w:tcW w:w="2220" w:type="dxa"/>
            <w:tcBorders>
              <w:top w:val="nil"/>
              <w:left w:val="single" w:sz="4" w:space="0" w:color="auto"/>
              <w:bottom w:val="single" w:sz="4" w:space="0" w:color="auto"/>
              <w:right w:val="single" w:sz="4" w:space="0" w:color="auto"/>
            </w:tcBorders>
            <w:noWrap/>
            <w:vAlign w:val="bottom"/>
            <w:hideMark/>
          </w:tcPr>
          <w:p w14:paraId="7B19036D" w14:textId="77777777" w:rsidR="0069490C" w:rsidRPr="00527ED6" w:rsidRDefault="0069490C" w:rsidP="00460F1E">
            <w:pPr>
              <w:rPr>
                <w:rFonts w:ascii="Times New Roman" w:hAnsi="Times New Roman" w:cs="Times New Roman"/>
              </w:rPr>
            </w:pPr>
            <w:r w:rsidRPr="00527ED6">
              <w:rPr>
                <w:rFonts w:ascii="Times New Roman" w:hAnsi="Times New Roman" w:cs="Times New Roman"/>
              </w:rPr>
              <w:t>Stapling</w:t>
            </w:r>
          </w:p>
        </w:tc>
        <w:tc>
          <w:tcPr>
            <w:tcW w:w="1915" w:type="dxa"/>
            <w:tcBorders>
              <w:top w:val="nil"/>
              <w:left w:val="nil"/>
              <w:bottom w:val="single" w:sz="4" w:space="0" w:color="auto"/>
              <w:right w:val="single" w:sz="4" w:space="0" w:color="auto"/>
            </w:tcBorders>
            <w:noWrap/>
            <w:vAlign w:val="bottom"/>
            <w:hideMark/>
          </w:tcPr>
          <w:p w14:paraId="09A56BD4" w14:textId="77777777" w:rsidR="0069490C" w:rsidRPr="00527ED6" w:rsidRDefault="0069490C" w:rsidP="00460F1E">
            <w:pPr>
              <w:rPr>
                <w:rFonts w:ascii="Times New Roman" w:hAnsi="Times New Roman" w:cs="Times New Roman"/>
              </w:rPr>
            </w:pPr>
            <w:r w:rsidRPr="00527ED6">
              <w:rPr>
                <w:rFonts w:ascii="Times New Roman" w:hAnsi="Times New Roman" w:cs="Times New Roman"/>
              </w:rPr>
              <w:t>No</w:t>
            </w:r>
          </w:p>
        </w:tc>
        <w:tc>
          <w:tcPr>
            <w:tcW w:w="1800" w:type="dxa"/>
            <w:tcBorders>
              <w:top w:val="nil"/>
              <w:left w:val="nil"/>
              <w:bottom w:val="single" w:sz="4" w:space="0" w:color="auto"/>
              <w:right w:val="single" w:sz="4" w:space="0" w:color="auto"/>
            </w:tcBorders>
            <w:noWrap/>
            <w:vAlign w:val="bottom"/>
            <w:hideMark/>
          </w:tcPr>
          <w:p w14:paraId="2A2667FA" w14:textId="77777777" w:rsidR="0069490C" w:rsidRPr="00527ED6" w:rsidRDefault="0069490C" w:rsidP="00460F1E">
            <w:pPr>
              <w:rPr>
                <w:rFonts w:ascii="Times New Roman" w:hAnsi="Times New Roman" w:cs="Times New Roman"/>
              </w:rPr>
            </w:pPr>
            <w:r w:rsidRPr="00527ED6">
              <w:rPr>
                <w:rFonts w:ascii="Times New Roman" w:hAnsi="Times New Roman" w:cs="Times New Roman"/>
              </w:rPr>
              <w:t>No</w:t>
            </w:r>
          </w:p>
        </w:tc>
        <w:tc>
          <w:tcPr>
            <w:tcW w:w="1800" w:type="dxa"/>
            <w:tcBorders>
              <w:top w:val="nil"/>
              <w:left w:val="nil"/>
              <w:bottom w:val="single" w:sz="4" w:space="0" w:color="auto"/>
              <w:right w:val="single" w:sz="4" w:space="0" w:color="auto"/>
            </w:tcBorders>
            <w:noWrap/>
            <w:vAlign w:val="bottom"/>
            <w:hideMark/>
          </w:tcPr>
          <w:p w14:paraId="1E6FB1FF" w14:textId="77777777" w:rsidR="0069490C" w:rsidRPr="00527ED6" w:rsidRDefault="0069490C" w:rsidP="00460F1E">
            <w:pPr>
              <w:rPr>
                <w:rFonts w:ascii="Times New Roman" w:hAnsi="Times New Roman" w:cs="Times New Roman"/>
              </w:rPr>
            </w:pPr>
            <w:r w:rsidRPr="00527ED6">
              <w:rPr>
                <w:rFonts w:ascii="Times New Roman" w:hAnsi="Times New Roman" w:cs="Times New Roman"/>
              </w:rPr>
              <w:t>Yes</w:t>
            </w:r>
          </w:p>
        </w:tc>
        <w:tc>
          <w:tcPr>
            <w:tcW w:w="1710" w:type="dxa"/>
            <w:tcBorders>
              <w:top w:val="nil"/>
              <w:left w:val="nil"/>
              <w:bottom w:val="single" w:sz="4" w:space="0" w:color="auto"/>
              <w:right w:val="single" w:sz="4" w:space="0" w:color="auto"/>
            </w:tcBorders>
            <w:noWrap/>
            <w:vAlign w:val="bottom"/>
            <w:hideMark/>
          </w:tcPr>
          <w:p w14:paraId="3E0C44C0" w14:textId="77777777" w:rsidR="0069490C" w:rsidRPr="00527ED6" w:rsidRDefault="0069490C" w:rsidP="00460F1E">
            <w:pPr>
              <w:rPr>
                <w:rFonts w:ascii="Times New Roman" w:hAnsi="Times New Roman" w:cs="Times New Roman"/>
              </w:rPr>
            </w:pPr>
            <w:r w:rsidRPr="00527ED6">
              <w:rPr>
                <w:rFonts w:ascii="Times New Roman" w:hAnsi="Times New Roman" w:cs="Times New Roman"/>
              </w:rPr>
              <w:t>Yes</w:t>
            </w:r>
          </w:p>
        </w:tc>
      </w:tr>
      <w:tr w:rsidR="0069490C" w:rsidRPr="00527ED6" w14:paraId="4D386D29" w14:textId="77777777" w:rsidTr="00E34D29">
        <w:trPr>
          <w:trHeight w:val="292"/>
        </w:trPr>
        <w:tc>
          <w:tcPr>
            <w:tcW w:w="2220" w:type="dxa"/>
            <w:tcBorders>
              <w:top w:val="nil"/>
              <w:left w:val="single" w:sz="4" w:space="0" w:color="auto"/>
              <w:bottom w:val="single" w:sz="4" w:space="0" w:color="auto"/>
              <w:right w:val="single" w:sz="4" w:space="0" w:color="auto"/>
            </w:tcBorders>
            <w:noWrap/>
            <w:vAlign w:val="bottom"/>
            <w:hideMark/>
          </w:tcPr>
          <w:p w14:paraId="27CE83BF" w14:textId="77777777" w:rsidR="0069490C" w:rsidRPr="00527ED6" w:rsidRDefault="0069490C" w:rsidP="00460F1E">
            <w:pPr>
              <w:rPr>
                <w:rFonts w:ascii="Times New Roman" w:hAnsi="Times New Roman" w:cs="Times New Roman"/>
              </w:rPr>
            </w:pPr>
            <w:r w:rsidRPr="00527ED6">
              <w:rPr>
                <w:rFonts w:ascii="Times New Roman" w:hAnsi="Times New Roman" w:cs="Times New Roman"/>
              </w:rPr>
              <w:t>Collating</w:t>
            </w:r>
          </w:p>
        </w:tc>
        <w:tc>
          <w:tcPr>
            <w:tcW w:w="1915" w:type="dxa"/>
            <w:tcBorders>
              <w:top w:val="nil"/>
              <w:left w:val="nil"/>
              <w:bottom w:val="single" w:sz="4" w:space="0" w:color="auto"/>
              <w:right w:val="single" w:sz="4" w:space="0" w:color="auto"/>
            </w:tcBorders>
            <w:noWrap/>
            <w:vAlign w:val="bottom"/>
            <w:hideMark/>
          </w:tcPr>
          <w:p w14:paraId="38A0FC25" w14:textId="77777777" w:rsidR="0069490C" w:rsidRPr="00527ED6" w:rsidRDefault="0069490C" w:rsidP="00460F1E">
            <w:pPr>
              <w:rPr>
                <w:rFonts w:ascii="Times New Roman" w:hAnsi="Times New Roman" w:cs="Times New Roman"/>
              </w:rPr>
            </w:pPr>
            <w:r w:rsidRPr="00527ED6">
              <w:rPr>
                <w:rFonts w:ascii="Times New Roman" w:hAnsi="Times New Roman" w:cs="Times New Roman"/>
              </w:rPr>
              <w:t>No</w:t>
            </w:r>
          </w:p>
        </w:tc>
        <w:tc>
          <w:tcPr>
            <w:tcW w:w="1800" w:type="dxa"/>
            <w:tcBorders>
              <w:top w:val="nil"/>
              <w:left w:val="nil"/>
              <w:bottom w:val="single" w:sz="4" w:space="0" w:color="auto"/>
              <w:right w:val="single" w:sz="4" w:space="0" w:color="auto"/>
            </w:tcBorders>
            <w:noWrap/>
            <w:vAlign w:val="bottom"/>
            <w:hideMark/>
          </w:tcPr>
          <w:p w14:paraId="12F5F568" w14:textId="77777777" w:rsidR="0069490C" w:rsidRPr="00527ED6" w:rsidRDefault="0069490C" w:rsidP="00460F1E">
            <w:pPr>
              <w:rPr>
                <w:rFonts w:ascii="Times New Roman" w:hAnsi="Times New Roman" w:cs="Times New Roman"/>
              </w:rPr>
            </w:pPr>
            <w:r w:rsidRPr="00527ED6">
              <w:rPr>
                <w:rFonts w:ascii="Times New Roman" w:hAnsi="Times New Roman" w:cs="Times New Roman"/>
              </w:rPr>
              <w:t>No</w:t>
            </w:r>
          </w:p>
        </w:tc>
        <w:tc>
          <w:tcPr>
            <w:tcW w:w="1800" w:type="dxa"/>
            <w:tcBorders>
              <w:top w:val="nil"/>
              <w:left w:val="nil"/>
              <w:bottom w:val="single" w:sz="4" w:space="0" w:color="auto"/>
              <w:right w:val="single" w:sz="4" w:space="0" w:color="auto"/>
            </w:tcBorders>
            <w:noWrap/>
            <w:vAlign w:val="bottom"/>
            <w:hideMark/>
          </w:tcPr>
          <w:p w14:paraId="00D441B8" w14:textId="77777777" w:rsidR="0069490C" w:rsidRPr="00527ED6" w:rsidRDefault="0069490C" w:rsidP="00460F1E">
            <w:pPr>
              <w:rPr>
                <w:rFonts w:ascii="Times New Roman" w:hAnsi="Times New Roman" w:cs="Times New Roman"/>
              </w:rPr>
            </w:pPr>
            <w:r w:rsidRPr="00527ED6">
              <w:rPr>
                <w:rFonts w:ascii="Times New Roman" w:hAnsi="Times New Roman" w:cs="Times New Roman"/>
              </w:rPr>
              <w:t>Yes</w:t>
            </w:r>
          </w:p>
        </w:tc>
        <w:tc>
          <w:tcPr>
            <w:tcW w:w="1710" w:type="dxa"/>
            <w:tcBorders>
              <w:top w:val="nil"/>
              <w:left w:val="nil"/>
              <w:bottom w:val="single" w:sz="4" w:space="0" w:color="auto"/>
              <w:right w:val="single" w:sz="4" w:space="0" w:color="auto"/>
            </w:tcBorders>
            <w:noWrap/>
            <w:vAlign w:val="bottom"/>
            <w:hideMark/>
          </w:tcPr>
          <w:p w14:paraId="69E9E664" w14:textId="77777777" w:rsidR="0069490C" w:rsidRPr="00527ED6" w:rsidRDefault="0069490C" w:rsidP="00460F1E">
            <w:pPr>
              <w:rPr>
                <w:rFonts w:ascii="Times New Roman" w:hAnsi="Times New Roman" w:cs="Times New Roman"/>
              </w:rPr>
            </w:pPr>
            <w:r w:rsidRPr="00527ED6">
              <w:rPr>
                <w:rFonts w:ascii="Times New Roman" w:hAnsi="Times New Roman" w:cs="Times New Roman"/>
              </w:rPr>
              <w:t>Yes</w:t>
            </w:r>
          </w:p>
        </w:tc>
      </w:tr>
      <w:tr w:rsidR="0069490C" w:rsidRPr="00527ED6" w14:paraId="4CE6CFAA" w14:textId="77777777" w:rsidTr="00E34D29">
        <w:trPr>
          <w:trHeight w:val="292"/>
        </w:trPr>
        <w:tc>
          <w:tcPr>
            <w:tcW w:w="2220" w:type="dxa"/>
            <w:tcBorders>
              <w:top w:val="nil"/>
              <w:left w:val="single" w:sz="4" w:space="0" w:color="auto"/>
              <w:bottom w:val="single" w:sz="4" w:space="0" w:color="auto"/>
              <w:right w:val="single" w:sz="4" w:space="0" w:color="auto"/>
            </w:tcBorders>
            <w:noWrap/>
            <w:vAlign w:val="bottom"/>
            <w:hideMark/>
          </w:tcPr>
          <w:p w14:paraId="08C0933E" w14:textId="77777777" w:rsidR="0069490C" w:rsidRPr="00527ED6" w:rsidRDefault="0069490C" w:rsidP="00460F1E">
            <w:pPr>
              <w:rPr>
                <w:rFonts w:ascii="Times New Roman" w:hAnsi="Times New Roman" w:cs="Times New Roman"/>
              </w:rPr>
            </w:pPr>
            <w:r w:rsidRPr="00527ED6">
              <w:rPr>
                <w:rFonts w:ascii="Times New Roman" w:hAnsi="Times New Roman" w:cs="Times New Roman"/>
              </w:rPr>
              <w:t>Hole Punch</w:t>
            </w:r>
          </w:p>
        </w:tc>
        <w:tc>
          <w:tcPr>
            <w:tcW w:w="1915" w:type="dxa"/>
            <w:tcBorders>
              <w:top w:val="nil"/>
              <w:left w:val="nil"/>
              <w:bottom w:val="single" w:sz="4" w:space="0" w:color="auto"/>
              <w:right w:val="single" w:sz="4" w:space="0" w:color="auto"/>
            </w:tcBorders>
            <w:noWrap/>
            <w:vAlign w:val="bottom"/>
            <w:hideMark/>
          </w:tcPr>
          <w:p w14:paraId="5EDD60BA" w14:textId="77777777" w:rsidR="0069490C" w:rsidRPr="00527ED6" w:rsidRDefault="0069490C" w:rsidP="00460F1E">
            <w:pPr>
              <w:rPr>
                <w:rFonts w:ascii="Times New Roman" w:hAnsi="Times New Roman" w:cs="Times New Roman"/>
              </w:rPr>
            </w:pPr>
            <w:r w:rsidRPr="00527ED6">
              <w:rPr>
                <w:rFonts w:ascii="Times New Roman" w:hAnsi="Times New Roman" w:cs="Times New Roman"/>
              </w:rPr>
              <w:t>No</w:t>
            </w:r>
          </w:p>
        </w:tc>
        <w:tc>
          <w:tcPr>
            <w:tcW w:w="1800" w:type="dxa"/>
            <w:tcBorders>
              <w:top w:val="nil"/>
              <w:left w:val="nil"/>
              <w:bottom w:val="single" w:sz="4" w:space="0" w:color="auto"/>
              <w:right w:val="single" w:sz="4" w:space="0" w:color="auto"/>
            </w:tcBorders>
            <w:noWrap/>
            <w:vAlign w:val="bottom"/>
            <w:hideMark/>
          </w:tcPr>
          <w:p w14:paraId="6DD4AA0A" w14:textId="77777777" w:rsidR="0069490C" w:rsidRPr="00527ED6" w:rsidRDefault="0069490C" w:rsidP="00460F1E">
            <w:pPr>
              <w:rPr>
                <w:rFonts w:ascii="Times New Roman" w:hAnsi="Times New Roman" w:cs="Times New Roman"/>
              </w:rPr>
            </w:pPr>
            <w:r w:rsidRPr="00527ED6">
              <w:rPr>
                <w:rFonts w:ascii="Times New Roman" w:hAnsi="Times New Roman" w:cs="Times New Roman"/>
              </w:rPr>
              <w:t>No</w:t>
            </w:r>
          </w:p>
        </w:tc>
        <w:tc>
          <w:tcPr>
            <w:tcW w:w="1800" w:type="dxa"/>
            <w:tcBorders>
              <w:top w:val="nil"/>
              <w:left w:val="nil"/>
              <w:bottom w:val="single" w:sz="4" w:space="0" w:color="auto"/>
              <w:right w:val="single" w:sz="4" w:space="0" w:color="auto"/>
            </w:tcBorders>
            <w:noWrap/>
            <w:vAlign w:val="bottom"/>
            <w:hideMark/>
          </w:tcPr>
          <w:p w14:paraId="128C461C" w14:textId="77777777" w:rsidR="0069490C" w:rsidRPr="00527ED6" w:rsidRDefault="0069490C" w:rsidP="00460F1E">
            <w:pPr>
              <w:rPr>
                <w:rFonts w:ascii="Times New Roman" w:hAnsi="Times New Roman" w:cs="Times New Roman"/>
              </w:rPr>
            </w:pPr>
            <w:r>
              <w:rPr>
                <w:rFonts w:ascii="Times New Roman" w:hAnsi="Times New Roman" w:cs="Times New Roman"/>
              </w:rPr>
              <w:t>Optional</w:t>
            </w:r>
          </w:p>
        </w:tc>
        <w:tc>
          <w:tcPr>
            <w:tcW w:w="1710" w:type="dxa"/>
            <w:tcBorders>
              <w:top w:val="nil"/>
              <w:left w:val="nil"/>
              <w:bottom w:val="single" w:sz="4" w:space="0" w:color="auto"/>
              <w:right w:val="single" w:sz="4" w:space="0" w:color="auto"/>
            </w:tcBorders>
            <w:noWrap/>
            <w:vAlign w:val="bottom"/>
            <w:hideMark/>
          </w:tcPr>
          <w:p w14:paraId="2A6A590B" w14:textId="77777777" w:rsidR="0069490C" w:rsidRPr="00527ED6" w:rsidRDefault="0069490C" w:rsidP="00460F1E">
            <w:pPr>
              <w:rPr>
                <w:rFonts w:ascii="Times New Roman" w:hAnsi="Times New Roman" w:cs="Times New Roman"/>
              </w:rPr>
            </w:pPr>
            <w:r>
              <w:rPr>
                <w:rFonts w:ascii="Times New Roman" w:hAnsi="Times New Roman" w:cs="Times New Roman"/>
              </w:rPr>
              <w:t>Optional</w:t>
            </w:r>
          </w:p>
        </w:tc>
      </w:tr>
      <w:tr w:rsidR="0069490C" w:rsidRPr="00527ED6" w14:paraId="29E1E67D" w14:textId="77777777" w:rsidTr="00E34D29">
        <w:trPr>
          <w:trHeight w:val="292"/>
        </w:trPr>
        <w:tc>
          <w:tcPr>
            <w:tcW w:w="2220" w:type="dxa"/>
            <w:tcBorders>
              <w:top w:val="nil"/>
              <w:left w:val="single" w:sz="4" w:space="0" w:color="auto"/>
              <w:bottom w:val="single" w:sz="4" w:space="0" w:color="auto"/>
              <w:right w:val="single" w:sz="4" w:space="0" w:color="auto"/>
            </w:tcBorders>
            <w:noWrap/>
            <w:vAlign w:val="bottom"/>
            <w:hideMark/>
          </w:tcPr>
          <w:p w14:paraId="4DB99056" w14:textId="77777777" w:rsidR="0069490C" w:rsidRPr="00527ED6" w:rsidRDefault="0069490C" w:rsidP="00460F1E">
            <w:pPr>
              <w:rPr>
                <w:rFonts w:ascii="Times New Roman" w:hAnsi="Times New Roman" w:cs="Times New Roman"/>
              </w:rPr>
            </w:pPr>
            <w:r w:rsidRPr="00527ED6">
              <w:rPr>
                <w:rFonts w:ascii="Times New Roman" w:hAnsi="Times New Roman" w:cs="Times New Roman"/>
              </w:rPr>
              <w:t>Offset Stacking</w:t>
            </w:r>
          </w:p>
        </w:tc>
        <w:tc>
          <w:tcPr>
            <w:tcW w:w="1915" w:type="dxa"/>
            <w:tcBorders>
              <w:top w:val="nil"/>
              <w:left w:val="nil"/>
              <w:bottom w:val="single" w:sz="4" w:space="0" w:color="auto"/>
              <w:right w:val="single" w:sz="4" w:space="0" w:color="auto"/>
            </w:tcBorders>
            <w:noWrap/>
            <w:vAlign w:val="bottom"/>
            <w:hideMark/>
          </w:tcPr>
          <w:p w14:paraId="62E31C71" w14:textId="77777777" w:rsidR="0069490C" w:rsidRPr="00527ED6" w:rsidRDefault="0069490C" w:rsidP="00460F1E">
            <w:pPr>
              <w:rPr>
                <w:rFonts w:ascii="Times New Roman" w:hAnsi="Times New Roman" w:cs="Times New Roman"/>
              </w:rPr>
            </w:pPr>
            <w:r w:rsidRPr="00527ED6">
              <w:rPr>
                <w:rFonts w:ascii="Times New Roman" w:hAnsi="Times New Roman" w:cs="Times New Roman"/>
              </w:rPr>
              <w:t>No</w:t>
            </w:r>
          </w:p>
        </w:tc>
        <w:tc>
          <w:tcPr>
            <w:tcW w:w="1800" w:type="dxa"/>
            <w:tcBorders>
              <w:top w:val="nil"/>
              <w:left w:val="nil"/>
              <w:bottom w:val="single" w:sz="4" w:space="0" w:color="auto"/>
              <w:right w:val="single" w:sz="4" w:space="0" w:color="auto"/>
            </w:tcBorders>
            <w:noWrap/>
            <w:vAlign w:val="bottom"/>
            <w:hideMark/>
          </w:tcPr>
          <w:p w14:paraId="3DC6F5CA" w14:textId="77777777" w:rsidR="0069490C" w:rsidRPr="00527ED6" w:rsidRDefault="0069490C" w:rsidP="00460F1E">
            <w:pPr>
              <w:rPr>
                <w:rFonts w:ascii="Times New Roman" w:hAnsi="Times New Roman" w:cs="Times New Roman"/>
              </w:rPr>
            </w:pPr>
            <w:r w:rsidRPr="00527ED6">
              <w:rPr>
                <w:rFonts w:ascii="Times New Roman" w:hAnsi="Times New Roman" w:cs="Times New Roman"/>
              </w:rPr>
              <w:t>No</w:t>
            </w:r>
          </w:p>
        </w:tc>
        <w:tc>
          <w:tcPr>
            <w:tcW w:w="1800" w:type="dxa"/>
            <w:tcBorders>
              <w:top w:val="nil"/>
              <w:left w:val="nil"/>
              <w:bottom w:val="single" w:sz="4" w:space="0" w:color="auto"/>
              <w:right w:val="single" w:sz="4" w:space="0" w:color="auto"/>
            </w:tcBorders>
            <w:noWrap/>
            <w:vAlign w:val="bottom"/>
            <w:hideMark/>
          </w:tcPr>
          <w:p w14:paraId="14D01EF3" w14:textId="77777777" w:rsidR="0069490C" w:rsidRPr="00527ED6" w:rsidRDefault="0069490C" w:rsidP="00460F1E">
            <w:pPr>
              <w:rPr>
                <w:rFonts w:ascii="Times New Roman" w:hAnsi="Times New Roman" w:cs="Times New Roman"/>
              </w:rPr>
            </w:pPr>
            <w:r>
              <w:rPr>
                <w:rFonts w:ascii="Times New Roman" w:hAnsi="Times New Roman" w:cs="Times New Roman"/>
              </w:rPr>
              <w:t>Optional</w:t>
            </w:r>
          </w:p>
        </w:tc>
        <w:tc>
          <w:tcPr>
            <w:tcW w:w="1710" w:type="dxa"/>
            <w:tcBorders>
              <w:top w:val="nil"/>
              <w:left w:val="nil"/>
              <w:bottom w:val="single" w:sz="4" w:space="0" w:color="auto"/>
              <w:right w:val="single" w:sz="4" w:space="0" w:color="auto"/>
            </w:tcBorders>
            <w:noWrap/>
            <w:vAlign w:val="bottom"/>
            <w:hideMark/>
          </w:tcPr>
          <w:p w14:paraId="0F401E95" w14:textId="77777777" w:rsidR="0069490C" w:rsidRPr="00527ED6" w:rsidRDefault="0069490C" w:rsidP="00460F1E">
            <w:pPr>
              <w:rPr>
                <w:rFonts w:ascii="Times New Roman" w:hAnsi="Times New Roman" w:cs="Times New Roman"/>
              </w:rPr>
            </w:pPr>
            <w:r>
              <w:rPr>
                <w:rFonts w:ascii="Times New Roman" w:hAnsi="Times New Roman" w:cs="Times New Roman"/>
              </w:rPr>
              <w:t>Optional</w:t>
            </w:r>
          </w:p>
        </w:tc>
      </w:tr>
    </w:tbl>
    <w:p w14:paraId="5A541144" w14:textId="77777777" w:rsidR="0069490C" w:rsidRDefault="0069490C" w:rsidP="0069490C">
      <w:pPr>
        <w:rPr>
          <w:rFonts w:ascii="Times New Roman" w:hAnsi="Times New Roman" w:cs="Times New Roman"/>
        </w:rPr>
      </w:pPr>
    </w:p>
    <w:p w14:paraId="66273EF5" w14:textId="77777777" w:rsidR="0069490C" w:rsidRDefault="0069490C" w:rsidP="00E34D29">
      <w:pPr>
        <w:pStyle w:val="Heading1"/>
        <w:numPr>
          <w:ilvl w:val="1"/>
          <w:numId w:val="24"/>
        </w:numPr>
        <w:ind w:left="0" w:firstLine="0"/>
      </w:pPr>
      <w:r>
        <w:lastRenderedPageBreak/>
        <w:t xml:space="preserve"> INSTALLATION AND DELIVERY REQUIREMENTS</w:t>
      </w:r>
    </w:p>
    <w:p w14:paraId="0AA7345E" w14:textId="77777777" w:rsidR="0069490C" w:rsidRPr="00AD4145" w:rsidRDefault="0069490C" w:rsidP="0069490C">
      <w:pPr>
        <w:widowControl w:val="0"/>
        <w:autoSpaceDE w:val="0"/>
        <w:autoSpaceDN w:val="0"/>
        <w:spacing w:before="60" w:after="0" w:line="240" w:lineRule="auto"/>
        <w:outlineLvl w:val="0"/>
        <w:rPr>
          <w:rFonts w:ascii="Times New Roman" w:eastAsia="Times New Roman" w:hAnsi="Times New Roman" w:cs="Times New Roman"/>
          <w:sz w:val="24"/>
          <w:szCs w:val="24"/>
        </w:rPr>
      </w:pPr>
      <w:r w:rsidRPr="00AD4145">
        <w:rPr>
          <w:rFonts w:ascii="Times New Roman" w:eastAsia="Times New Roman" w:hAnsi="Times New Roman" w:cs="Times New Roman"/>
          <w:sz w:val="24"/>
          <w:szCs w:val="24"/>
        </w:rPr>
        <w:t>The Contractor must perform the following:</w:t>
      </w:r>
    </w:p>
    <w:p w14:paraId="4B90BB30" w14:textId="395E0DF2" w:rsidR="0069490C" w:rsidRPr="00AD4145" w:rsidRDefault="0069490C" w:rsidP="0069490C">
      <w:pPr>
        <w:widowControl w:val="0"/>
        <w:numPr>
          <w:ilvl w:val="0"/>
          <w:numId w:val="51"/>
        </w:numPr>
        <w:autoSpaceDE w:val="0"/>
        <w:autoSpaceDN w:val="0"/>
        <w:spacing w:before="60" w:after="0" w:line="240" w:lineRule="auto"/>
        <w:outlineLvl w:val="0"/>
        <w:rPr>
          <w:rFonts w:ascii="Times New Roman" w:eastAsia="Times New Roman" w:hAnsi="Times New Roman" w:cs="Times New Roman"/>
          <w:sz w:val="24"/>
          <w:szCs w:val="24"/>
        </w:rPr>
      </w:pPr>
      <w:r w:rsidRPr="00AD4145">
        <w:rPr>
          <w:rFonts w:ascii="Times New Roman" w:eastAsia="Times New Roman" w:hAnsi="Times New Roman" w:cs="Times New Roman"/>
          <w:sz w:val="24"/>
          <w:szCs w:val="24"/>
        </w:rPr>
        <w:t xml:space="preserve">Appointment Scheduling:  Instead of a printer being dropped off on a shipping dock, the delivery is scheduled with the assigned and provided FAA POC ahead of </w:t>
      </w:r>
      <w:r w:rsidR="00EE5EBB" w:rsidRPr="00AD4145">
        <w:rPr>
          <w:rFonts w:ascii="Times New Roman" w:eastAsia="Times New Roman" w:hAnsi="Times New Roman" w:cs="Times New Roman"/>
          <w:sz w:val="24"/>
          <w:szCs w:val="24"/>
        </w:rPr>
        <w:t>time,</w:t>
      </w:r>
      <w:r w:rsidRPr="00AD4145">
        <w:rPr>
          <w:rFonts w:ascii="Times New Roman" w:eastAsia="Times New Roman" w:hAnsi="Times New Roman" w:cs="Times New Roman"/>
          <w:sz w:val="24"/>
          <w:szCs w:val="24"/>
        </w:rPr>
        <w:t xml:space="preserve"> so all provided parties know when the delivery is scheduled.</w:t>
      </w:r>
    </w:p>
    <w:p w14:paraId="0A69ED64" w14:textId="77777777" w:rsidR="0069490C" w:rsidRPr="00AD4145" w:rsidRDefault="0069490C" w:rsidP="0069490C">
      <w:pPr>
        <w:widowControl w:val="0"/>
        <w:numPr>
          <w:ilvl w:val="0"/>
          <w:numId w:val="51"/>
        </w:numPr>
        <w:autoSpaceDE w:val="0"/>
        <w:autoSpaceDN w:val="0"/>
        <w:spacing w:before="60" w:after="0" w:line="240" w:lineRule="auto"/>
        <w:outlineLvl w:val="0"/>
        <w:rPr>
          <w:rFonts w:ascii="Times New Roman" w:eastAsia="Times New Roman" w:hAnsi="Times New Roman" w:cs="Times New Roman"/>
          <w:sz w:val="24"/>
          <w:szCs w:val="24"/>
        </w:rPr>
      </w:pPr>
      <w:r w:rsidRPr="00AD4145">
        <w:rPr>
          <w:rFonts w:ascii="Times New Roman" w:eastAsia="Times New Roman" w:hAnsi="Times New Roman" w:cs="Times New Roman"/>
          <w:sz w:val="24"/>
          <w:szCs w:val="24"/>
        </w:rPr>
        <w:t>Inside delivery:  The Contractor must bring the printer to the specified FAA location inside the building for installation.</w:t>
      </w:r>
    </w:p>
    <w:p w14:paraId="1CC4DDB6" w14:textId="704843BF" w:rsidR="0069490C" w:rsidRPr="00AD4145" w:rsidRDefault="0069490C" w:rsidP="0069490C">
      <w:pPr>
        <w:widowControl w:val="0"/>
        <w:numPr>
          <w:ilvl w:val="0"/>
          <w:numId w:val="51"/>
        </w:numPr>
        <w:autoSpaceDE w:val="0"/>
        <w:autoSpaceDN w:val="0"/>
        <w:spacing w:before="60" w:after="0" w:line="240" w:lineRule="auto"/>
        <w:outlineLvl w:val="0"/>
        <w:rPr>
          <w:rFonts w:ascii="Times New Roman" w:eastAsia="Times New Roman" w:hAnsi="Times New Roman" w:cs="Times New Roman"/>
          <w:sz w:val="24"/>
          <w:szCs w:val="24"/>
        </w:rPr>
      </w:pPr>
      <w:r w:rsidRPr="00AD4145">
        <w:rPr>
          <w:rFonts w:ascii="Times New Roman" w:eastAsia="Times New Roman" w:hAnsi="Times New Roman" w:cs="Times New Roman"/>
          <w:sz w:val="24"/>
          <w:szCs w:val="24"/>
        </w:rPr>
        <w:t xml:space="preserve">Installation Services:  Installation services </w:t>
      </w:r>
      <w:r w:rsidR="00EE5EBB" w:rsidRPr="00AD4145">
        <w:rPr>
          <w:rFonts w:ascii="Times New Roman" w:eastAsia="Times New Roman" w:hAnsi="Times New Roman" w:cs="Times New Roman"/>
          <w:sz w:val="24"/>
          <w:szCs w:val="24"/>
        </w:rPr>
        <w:t>includes</w:t>
      </w:r>
      <w:r w:rsidRPr="00AD4145">
        <w:rPr>
          <w:rFonts w:ascii="Times New Roman" w:eastAsia="Times New Roman" w:hAnsi="Times New Roman" w:cs="Times New Roman"/>
          <w:sz w:val="24"/>
          <w:szCs w:val="24"/>
        </w:rPr>
        <w:t xml:space="preserve"> unpacking, setup, and operational check to ensure each device is in proper working order. The service also includes initial end-user training to cover the basic operational functionality of the device, instructions to replenish toner and paper, and a demonstration of device features including but not limited to print, copy, scan, fax, and other programmable features to ensure users have a clear understanding of the operation of the device.</w:t>
      </w:r>
    </w:p>
    <w:p w14:paraId="3B05B41D" w14:textId="675D1C57" w:rsidR="00A94AAD" w:rsidRPr="003427EA" w:rsidRDefault="0069490C" w:rsidP="00EB7982">
      <w:pPr>
        <w:widowControl w:val="0"/>
        <w:numPr>
          <w:ilvl w:val="0"/>
          <w:numId w:val="51"/>
        </w:numPr>
        <w:autoSpaceDE w:val="0"/>
        <w:autoSpaceDN w:val="0"/>
        <w:spacing w:before="60" w:after="0" w:line="240" w:lineRule="auto"/>
        <w:outlineLvl w:val="0"/>
        <w:rPr>
          <w:rFonts w:ascii="Times New Roman" w:eastAsia="Times New Roman" w:hAnsi="Times New Roman" w:cs="Times New Roman"/>
          <w:sz w:val="24"/>
          <w:szCs w:val="24"/>
        </w:rPr>
      </w:pPr>
      <w:r w:rsidRPr="003427EA">
        <w:rPr>
          <w:rFonts w:ascii="Times New Roman" w:eastAsia="Times New Roman" w:hAnsi="Times New Roman" w:cs="Times New Roman"/>
          <w:sz w:val="24"/>
          <w:szCs w:val="24"/>
        </w:rPr>
        <w:t>Remove Dunnage:  All packaging will be removed from the site after the printer is delivered to the final location. This removal includes the removal of the pallet if a pallet is delivered.</w:t>
      </w:r>
    </w:p>
    <w:p w14:paraId="64DB8032" w14:textId="77777777" w:rsidR="0069490C" w:rsidRPr="00AD4145" w:rsidRDefault="0069490C" w:rsidP="00E34D29">
      <w:pPr>
        <w:widowControl w:val="0"/>
        <w:numPr>
          <w:ilvl w:val="1"/>
          <w:numId w:val="24"/>
        </w:numPr>
        <w:autoSpaceDE w:val="0"/>
        <w:autoSpaceDN w:val="0"/>
        <w:spacing w:before="60" w:after="0" w:line="240" w:lineRule="auto"/>
        <w:ind w:left="0" w:firstLine="0"/>
        <w:outlineLvl w:val="0"/>
        <w:rPr>
          <w:rFonts w:ascii="Times New Roman" w:eastAsia="Times New Roman" w:hAnsi="Times New Roman" w:cs="Times New Roman"/>
          <w:b/>
          <w:bCs/>
          <w:sz w:val="28"/>
          <w:szCs w:val="28"/>
        </w:rPr>
      </w:pPr>
      <w:r w:rsidRPr="00AD4145">
        <w:rPr>
          <w:rFonts w:ascii="Times New Roman" w:eastAsia="Times New Roman" w:hAnsi="Times New Roman" w:cs="Times New Roman"/>
          <w:b/>
          <w:bCs/>
          <w:sz w:val="28"/>
          <w:szCs w:val="28"/>
        </w:rPr>
        <w:t xml:space="preserve">  RELOCATON REQUIREMENTS</w:t>
      </w:r>
    </w:p>
    <w:p w14:paraId="53D1D8D4" w14:textId="149E79A8" w:rsidR="0069490C" w:rsidRPr="00AD4145" w:rsidRDefault="0069490C" w:rsidP="0069490C">
      <w:pPr>
        <w:widowControl w:val="0"/>
        <w:autoSpaceDE w:val="0"/>
        <w:autoSpaceDN w:val="0"/>
        <w:spacing w:before="60" w:after="0" w:line="240" w:lineRule="auto"/>
        <w:outlineLvl w:val="0"/>
        <w:rPr>
          <w:rFonts w:ascii="Times New Roman" w:eastAsia="Times New Roman" w:hAnsi="Times New Roman" w:cs="Times New Roman"/>
          <w:sz w:val="24"/>
          <w:szCs w:val="24"/>
        </w:rPr>
      </w:pPr>
      <w:r w:rsidRPr="00AD4145">
        <w:rPr>
          <w:rFonts w:ascii="Times New Roman" w:eastAsia="Times New Roman" w:hAnsi="Times New Roman" w:cs="Times New Roman"/>
          <w:sz w:val="24"/>
          <w:szCs w:val="24"/>
        </w:rPr>
        <w:t>In response to the FAA RFQs, the Contractor’s quote for shipping costs must include:</w:t>
      </w:r>
    </w:p>
    <w:p w14:paraId="34780E9D" w14:textId="77777777" w:rsidR="0069490C" w:rsidRPr="00AD4145" w:rsidRDefault="0069490C" w:rsidP="0069490C">
      <w:pPr>
        <w:widowControl w:val="0"/>
        <w:numPr>
          <w:ilvl w:val="0"/>
          <w:numId w:val="51"/>
        </w:numPr>
        <w:autoSpaceDE w:val="0"/>
        <w:autoSpaceDN w:val="0"/>
        <w:spacing w:before="60" w:after="0" w:line="240" w:lineRule="auto"/>
        <w:outlineLvl w:val="0"/>
        <w:rPr>
          <w:rFonts w:ascii="Times New Roman" w:eastAsia="Times New Roman" w:hAnsi="Times New Roman" w:cs="Times New Roman"/>
          <w:sz w:val="24"/>
          <w:szCs w:val="24"/>
        </w:rPr>
      </w:pPr>
      <w:r w:rsidRPr="00AD4145">
        <w:rPr>
          <w:rFonts w:ascii="Times New Roman" w:eastAsia="Times New Roman" w:hAnsi="Times New Roman" w:cs="Times New Roman"/>
          <w:sz w:val="24"/>
          <w:szCs w:val="24"/>
        </w:rPr>
        <w:t>Volume, type of equipment, identity of equipment being moved (Serial number, FAA Barcode, etc.)</w:t>
      </w:r>
    </w:p>
    <w:p w14:paraId="7CD56F74" w14:textId="77777777" w:rsidR="0069490C" w:rsidRPr="00AD4145" w:rsidRDefault="0069490C" w:rsidP="0069490C">
      <w:pPr>
        <w:widowControl w:val="0"/>
        <w:numPr>
          <w:ilvl w:val="0"/>
          <w:numId w:val="51"/>
        </w:numPr>
        <w:autoSpaceDE w:val="0"/>
        <w:autoSpaceDN w:val="0"/>
        <w:spacing w:before="60" w:after="0" w:line="240" w:lineRule="auto"/>
        <w:outlineLvl w:val="0"/>
        <w:rPr>
          <w:rFonts w:ascii="Times New Roman" w:eastAsia="Times New Roman" w:hAnsi="Times New Roman" w:cs="Times New Roman"/>
          <w:sz w:val="24"/>
          <w:szCs w:val="24"/>
        </w:rPr>
      </w:pPr>
      <w:r w:rsidRPr="00AD4145">
        <w:rPr>
          <w:rFonts w:ascii="Times New Roman" w:eastAsia="Times New Roman" w:hAnsi="Times New Roman" w:cs="Times New Roman"/>
          <w:sz w:val="24"/>
          <w:szCs w:val="24"/>
        </w:rPr>
        <w:t>De-installation of hardware</w:t>
      </w:r>
    </w:p>
    <w:p w14:paraId="2321ADDA" w14:textId="77777777" w:rsidR="0069490C" w:rsidRPr="00AD4145" w:rsidRDefault="0069490C" w:rsidP="0069490C">
      <w:pPr>
        <w:widowControl w:val="0"/>
        <w:numPr>
          <w:ilvl w:val="0"/>
          <w:numId w:val="51"/>
        </w:numPr>
        <w:autoSpaceDE w:val="0"/>
        <w:autoSpaceDN w:val="0"/>
        <w:spacing w:before="60" w:after="0" w:line="240" w:lineRule="auto"/>
        <w:outlineLvl w:val="0"/>
        <w:rPr>
          <w:rFonts w:ascii="Times New Roman" w:eastAsia="Times New Roman" w:hAnsi="Times New Roman" w:cs="Times New Roman"/>
          <w:sz w:val="24"/>
          <w:szCs w:val="24"/>
        </w:rPr>
      </w:pPr>
      <w:r w:rsidRPr="00AD4145">
        <w:rPr>
          <w:rFonts w:ascii="Times New Roman" w:eastAsia="Times New Roman" w:hAnsi="Times New Roman" w:cs="Times New Roman"/>
          <w:sz w:val="24"/>
          <w:szCs w:val="24"/>
        </w:rPr>
        <w:t>Packaging of hardware</w:t>
      </w:r>
    </w:p>
    <w:p w14:paraId="5E174FA6" w14:textId="77777777" w:rsidR="0069490C" w:rsidRPr="00AD4145" w:rsidRDefault="0069490C" w:rsidP="0069490C">
      <w:pPr>
        <w:widowControl w:val="0"/>
        <w:numPr>
          <w:ilvl w:val="0"/>
          <w:numId w:val="51"/>
        </w:numPr>
        <w:autoSpaceDE w:val="0"/>
        <w:autoSpaceDN w:val="0"/>
        <w:spacing w:before="60" w:after="0" w:line="240" w:lineRule="auto"/>
        <w:outlineLvl w:val="0"/>
        <w:rPr>
          <w:rFonts w:ascii="Times New Roman" w:eastAsia="Times New Roman" w:hAnsi="Times New Roman" w:cs="Times New Roman"/>
          <w:sz w:val="24"/>
          <w:szCs w:val="24"/>
        </w:rPr>
      </w:pPr>
      <w:r w:rsidRPr="00AD4145">
        <w:rPr>
          <w:rFonts w:ascii="Times New Roman" w:eastAsia="Times New Roman" w:hAnsi="Times New Roman" w:cs="Times New Roman"/>
          <w:sz w:val="24"/>
          <w:szCs w:val="24"/>
        </w:rPr>
        <w:t>Declared value/damage insurance for equipment being moved</w:t>
      </w:r>
    </w:p>
    <w:p w14:paraId="3F5769C6" w14:textId="77777777" w:rsidR="0069490C" w:rsidRPr="00AD4145" w:rsidRDefault="0069490C" w:rsidP="0069490C">
      <w:pPr>
        <w:widowControl w:val="0"/>
        <w:numPr>
          <w:ilvl w:val="0"/>
          <w:numId w:val="51"/>
        </w:numPr>
        <w:autoSpaceDE w:val="0"/>
        <w:autoSpaceDN w:val="0"/>
        <w:spacing w:before="60" w:after="0" w:line="240" w:lineRule="auto"/>
        <w:outlineLvl w:val="0"/>
        <w:rPr>
          <w:rFonts w:ascii="Times New Roman" w:eastAsia="Times New Roman" w:hAnsi="Times New Roman" w:cs="Times New Roman"/>
          <w:sz w:val="24"/>
          <w:szCs w:val="24"/>
        </w:rPr>
      </w:pPr>
      <w:r w:rsidRPr="00AD4145">
        <w:rPr>
          <w:rFonts w:ascii="Times New Roman" w:eastAsia="Times New Roman" w:hAnsi="Times New Roman" w:cs="Times New Roman"/>
          <w:sz w:val="24"/>
          <w:szCs w:val="24"/>
        </w:rPr>
        <w:t>Delivery of hardware</w:t>
      </w:r>
    </w:p>
    <w:p w14:paraId="17819BF0" w14:textId="77777777" w:rsidR="0069490C" w:rsidRPr="00AD4145" w:rsidRDefault="0069490C" w:rsidP="0069490C">
      <w:pPr>
        <w:widowControl w:val="0"/>
        <w:numPr>
          <w:ilvl w:val="0"/>
          <w:numId w:val="51"/>
        </w:numPr>
        <w:autoSpaceDE w:val="0"/>
        <w:autoSpaceDN w:val="0"/>
        <w:spacing w:before="60" w:after="0" w:line="240" w:lineRule="auto"/>
        <w:outlineLvl w:val="0"/>
        <w:rPr>
          <w:rFonts w:ascii="Times New Roman" w:eastAsia="Times New Roman" w:hAnsi="Times New Roman" w:cs="Times New Roman"/>
          <w:sz w:val="24"/>
          <w:szCs w:val="24"/>
        </w:rPr>
      </w:pPr>
      <w:r w:rsidRPr="00AD4145">
        <w:rPr>
          <w:rFonts w:ascii="Times New Roman" w:eastAsia="Times New Roman" w:hAnsi="Times New Roman" w:cs="Times New Roman"/>
          <w:sz w:val="24"/>
          <w:szCs w:val="24"/>
        </w:rPr>
        <w:t>Installation/hookup of moved hardware at destination</w:t>
      </w:r>
    </w:p>
    <w:p w14:paraId="6247F2D8" w14:textId="77777777" w:rsidR="0069490C" w:rsidRPr="00AD4145" w:rsidRDefault="0069490C" w:rsidP="0069490C">
      <w:pPr>
        <w:widowControl w:val="0"/>
        <w:numPr>
          <w:ilvl w:val="0"/>
          <w:numId w:val="51"/>
        </w:numPr>
        <w:autoSpaceDE w:val="0"/>
        <w:autoSpaceDN w:val="0"/>
        <w:spacing w:before="60" w:after="0" w:line="240" w:lineRule="auto"/>
        <w:outlineLvl w:val="0"/>
        <w:rPr>
          <w:rFonts w:ascii="Times New Roman" w:eastAsia="Times New Roman" w:hAnsi="Times New Roman" w:cs="Times New Roman"/>
          <w:sz w:val="24"/>
          <w:szCs w:val="24"/>
        </w:rPr>
      </w:pPr>
      <w:r w:rsidRPr="00AD4145">
        <w:rPr>
          <w:rFonts w:ascii="Times New Roman" w:eastAsia="Times New Roman" w:hAnsi="Times New Roman" w:cs="Times New Roman"/>
          <w:sz w:val="24"/>
          <w:szCs w:val="24"/>
        </w:rPr>
        <w:t>Removal of shipping packaging material</w:t>
      </w:r>
    </w:p>
    <w:p w14:paraId="0D341CFA" w14:textId="77777777" w:rsidR="00A83991" w:rsidRDefault="00A83991" w:rsidP="00E6360C">
      <w:pPr>
        <w:pStyle w:val="ListParagraph"/>
        <w:widowControl/>
        <w:tabs>
          <w:tab w:val="left" w:pos="801"/>
        </w:tabs>
        <w:kinsoku w:val="0"/>
        <w:overflowPunct w:val="0"/>
        <w:adjustRightInd w:val="0"/>
        <w:spacing w:before="1"/>
        <w:ind w:left="800"/>
      </w:pPr>
    </w:p>
    <w:p w14:paraId="1135B32A" w14:textId="382CBF97" w:rsidR="000D1C35" w:rsidRPr="001340F9" w:rsidRDefault="00896D88" w:rsidP="00E34D29">
      <w:pPr>
        <w:pStyle w:val="Heading1"/>
        <w:ind w:left="0" w:firstLine="0"/>
      </w:pPr>
      <w:r>
        <w:t xml:space="preserve">  </w:t>
      </w:r>
      <w:r w:rsidR="000D1C35" w:rsidRPr="001340F9">
        <w:t>ASSET</w:t>
      </w:r>
      <w:r w:rsidR="000D1C35" w:rsidRPr="000D1C35">
        <w:rPr>
          <w:spacing w:val="-4"/>
        </w:rPr>
        <w:t xml:space="preserve"> </w:t>
      </w:r>
      <w:r w:rsidR="00EE5EBB" w:rsidRPr="001340F9">
        <w:t>TAGGING</w:t>
      </w:r>
      <w:r w:rsidR="00EE5EBB" w:rsidRPr="000D1C35">
        <w:rPr>
          <w:spacing w:val="-3"/>
        </w:rPr>
        <w:t xml:space="preserve"> </w:t>
      </w:r>
      <w:r w:rsidR="00EE5EBB">
        <w:t>–</w:t>
      </w:r>
      <w:r w:rsidR="000D1C35">
        <w:t xml:space="preserve"> CATEGOR</w:t>
      </w:r>
      <w:r w:rsidR="009259FD">
        <w:t>IES</w:t>
      </w:r>
      <w:r w:rsidR="000D1C35">
        <w:t xml:space="preserve"> 1</w:t>
      </w:r>
      <w:r w:rsidR="009259FD">
        <w:t xml:space="preserve"> &amp; </w:t>
      </w:r>
      <w:r w:rsidR="0069490C">
        <w:t>3</w:t>
      </w:r>
    </w:p>
    <w:p w14:paraId="5426FFE3" w14:textId="77777777" w:rsidR="000D1C35" w:rsidRPr="0087114D" w:rsidRDefault="000D1C35" w:rsidP="000D1C35">
      <w:pPr>
        <w:rPr>
          <w:rFonts w:ascii="Times New Roman" w:hAnsi="Times New Roman" w:cs="Times New Roman"/>
          <w:b/>
        </w:rPr>
      </w:pPr>
    </w:p>
    <w:p w14:paraId="7733990E" w14:textId="1AD55E51" w:rsidR="000D1C35" w:rsidRPr="00F422D9" w:rsidRDefault="000D1C35" w:rsidP="000D1C35">
      <w:pPr>
        <w:pStyle w:val="BodyText"/>
        <w:rPr>
          <w:sz w:val="24"/>
          <w:szCs w:val="24"/>
        </w:rPr>
      </w:pPr>
      <w:r w:rsidRPr="00F422D9">
        <w:rPr>
          <w:sz w:val="24"/>
          <w:szCs w:val="24"/>
        </w:rPr>
        <w:t>The Contractor must apply an Agency approved bar code label and/or other Government-approved identification mechanism to any items designated by the Government</w:t>
      </w:r>
      <w:r w:rsidR="00A94AAD">
        <w:rPr>
          <w:sz w:val="24"/>
          <w:szCs w:val="24"/>
        </w:rPr>
        <w:t>, and externally on the packing container</w:t>
      </w:r>
      <w:r w:rsidRPr="00C766A1">
        <w:rPr>
          <w:sz w:val="24"/>
          <w:szCs w:val="24"/>
        </w:rPr>
        <w:t>. Instructions on the content and format</w:t>
      </w:r>
      <w:r w:rsidR="00A94AAD">
        <w:rPr>
          <w:sz w:val="24"/>
          <w:szCs w:val="24"/>
        </w:rPr>
        <w:t xml:space="preserve"> for asset tagging</w:t>
      </w:r>
      <w:r w:rsidRPr="00C766A1">
        <w:rPr>
          <w:sz w:val="24"/>
          <w:szCs w:val="24"/>
        </w:rPr>
        <w:t xml:space="preserve"> will be provided in Section J, Attachment </w:t>
      </w:r>
      <w:r w:rsidR="007A50AF">
        <w:rPr>
          <w:sz w:val="24"/>
          <w:szCs w:val="24"/>
        </w:rPr>
        <w:t xml:space="preserve"> – Asset Id Report CDRL-DID and Attachment 7 – Asset ID Report Template</w:t>
      </w:r>
      <w:r w:rsidRPr="00F422D9">
        <w:rPr>
          <w:sz w:val="24"/>
          <w:szCs w:val="24"/>
        </w:rPr>
        <w:t>.</w:t>
      </w:r>
    </w:p>
    <w:p w14:paraId="7F49755B" w14:textId="14E1D07A" w:rsidR="00C25D0A" w:rsidRDefault="00C25D0A">
      <w:pPr>
        <w:rPr>
          <w:rFonts w:ascii="Times New Roman" w:eastAsia="Times New Roman" w:hAnsi="Times New Roman" w:cs="Times New Roman"/>
        </w:rPr>
      </w:pPr>
      <w:r>
        <w:br w:type="page"/>
      </w:r>
    </w:p>
    <w:p w14:paraId="1290C8BD" w14:textId="4CC351F8" w:rsidR="000D1C35" w:rsidRPr="001340F9" w:rsidRDefault="00896D88" w:rsidP="00E34D29">
      <w:pPr>
        <w:pStyle w:val="Heading1"/>
        <w:ind w:left="0" w:firstLine="0"/>
      </w:pPr>
      <w:r>
        <w:lastRenderedPageBreak/>
        <w:t xml:space="preserve">  </w:t>
      </w:r>
      <w:r w:rsidR="000D1C35" w:rsidRPr="001340F9">
        <w:t>WARRANTIES</w:t>
      </w:r>
      <w:r w:rsidR="000D1C35" w:rsidRPr="001340F9">
        <w:rPr>
          <w:spacing w:val="-6"/>
        </w:rPr>
        <w:t xml:space="preserve"> </w:t>
      </w:r>
      <w:r w:rsidR="000D1C35" w:rsidRPr="001340F9">
        <w:t>AND</w:t>
      </w:r>
      <w:r w:rsidR="000D1C35" w:rsidRPr="001340F9">
        <w:rPr>
          <w:spacing w:val="-5"/>
        </w:rPr>
        <w:t xml:space="preserve"> </w:t>
      </w:r>
      <w:r w:rsidR="000D1C35" w:rsidRPr="001340F9">
        <w:t>MAINTENANCE</w:t>
      </w:r>
      <w:r w:rsidR="000D1C35" w:rsidRPr="001340F9">
        <w:rPr>
          <w:spacing w:val="-5"/>
        </w:rPr>
        <w:t xml:space="preserve"> </w:t>
      </w:r>
      <w:r w:rsidR="000D1C35" w:rsidRPr="001340F9">
        <w:t>AGREEMENTS</w:t>
      </w:r>
      <w:r w:rsidR="000D1C35">
        <w:t xml:space="preserve"> – CATEGOR</w:t>
      </w:r>
      <w:r w:rsidR="009259FD">
        <w:t>IES</w:t>
      </w:r>
      <w:r w:rsidR="000D1C35">
        <w:t xml:space="preserve"> </w:t>
      </w:r>
      <w:r w:rsidR="009259FD">
        <w:t xml:space="preserve">1, </w:t>
      </w:r>
      <w:r w:rsidR="000D1C35">
        <w:t>2</w:t>
      </w:r>
      <w:r w:rsidR="009259FD">
        <w:t xml:space="preserve"> &amp; </w:t>
      </w:r>
      <w:r w:rsidR="0069490C">
        <w:t>3</w:t>
      </w:r>
    </w:p>
    <w:p w14:paraId="5771BCB5" w14:textId="77777777" w:rsidR="000D1C35" w:rsidRPr="0087114D" w:rsidRDefault="000D1C35" w:rsidP="000D1C35">
      <w:pPr>
        <w:rPr>
          <w:rFonts w:ascii="Times New Roman" w:hAnsi="Times New Roman" w:cs="Times New Roman"/>
          <w:b/>
        </w:rPr>
      </w:pPr>
    </w:p>
    <w:p w14:paraId="41615D3C" w14:textId="0D1713E0" w:rsidR="000D1C35" w:rsidRPr="00AE770F" w:rsidRDefault="000D1C35" w:rsidP="000D1C35">
      <w:pPr>
        <w:pStyle w:val="BodyText"/>
        <w:rPr>
          <w:sz w:val="24"/>
          <w:szCs w:val="24"/>
        </w:rPr>
      </w:pPr>
      <w:r w:rsidRPr="00AE770F">
        <w:rPr>
          <w:sz w:val="24"/>
          <w:szCs w:val="24"/>
        </w:rPr>
        <w:t>Standard commercial warranties must be made available to the Government. The Contractor must offer</w:t>
      </w:r>
      <w:r w:rsidRPr="00AE770F">
        <w:rPr>
          <w:spacing w:val="1"/>
          <w:sz w:val="24"/>
          <w:szCs w:val="24"/>
        </w:rPr>
        <w:t xml:space="preserve"> </w:t>
      </w:r>
      <w:r w:rsidRPr="00AE770F">
        <w:rPr>
          <w:sz w:val="24"/>
          <w:szCs w:val="24"/>
        </w:rPr>
        <w:t>manufacturer extended warranties for products on this Contract, where applicable and available, in accordance with</w:t>
      </w:r>
      <w:r w:rsidRPr="00AE770F">
        <w:rPr>
          <w:spacing w:val="-47"/>
          <w:sz w:val="24"/>
          <w:szCs w:val="24"/>
        </w:rPr>
        <w:t xml:space="preserve"> </w:t>
      </w:r>
      <w:r>
        <w:rPr>
          <w:spacing w:val="-47"/>
          <w:sz w:val="24"/>
          <w:szCs w:val="24"/>
        </w:rPr>
        <w:t xml:space="preserve">  </w:t>
      </w:r>
      <w:r w:rsidRPr="00AE770F">
        <w:rPr>
          <w:sz w:val="24"/>
          <w:szCs w:val="24"/>
        </w:rPr>
        <w:t>AMS</w:t>
      </w:r>
      <w:r w:rsidRPr="00AE770F">
        <w:rPr>
          <w:spacing w:val="-3"/>
          <w:sz w:val="24"/>
          <w:szCs w:val="24"/>
        </w:rPr>
        <w:t xml:space="preserve"> </w:t>
      </w:r>
      <w:r w:rsidRPr="00AE770F">
        <w:rPr>
          <w:sz w:val="24"/>
          <w:szCs w:val="24"/>
        </w:rPr>
        <w:t>T3.10.4.5.d,</w:t>
      </w:r>
      <w:r w:rsidRPr="00AE770F">
        <w:rPr>
          <w:spacing w:val="-1"/>
          <w:sz w:val="24"/>
          <w:szCs w:val="24"/>
        </w:rPr>
        <w:t xml:space="preserve"> </w:t>
      </w:r>
      <w:r w:rsidRPr="00AE770F">
        <w:rPr>
          <w:sz w:val="24"/>
          <w:szCs w:val="24"/>
        </w:rPr>
        <w:t>Commercial</w:t>
      </w:r>
      <w:r w:rsidRPr="00AE770F">
        <w:rPr>
          <w:spacing w:val="-1"/>
          <w:sz w:val="24"/>
          <w:szCs w:val="24"/>
        </w:rPr>
        <w:t xml:space="preserve"> </w:t>
      </w:r>
      <w:r w:rsidRPr="00AE770F">
        <w:rPr>
          <w:sz w:val="24"/>
          <w:szCs w:val="24"/>
        </w:rPr>
        <w:t>Items.</w:t>
      </w:r>
      <w:r w:rsidRPr="00AE770F">
        <w:rPr>
          <w:spacing w:val="-1"/>
          <w:sz w:val="24"/>
          <w:szCs w:val="24"/>
        </w:rPr>
        <w:t xml:space="preserve"> </w:t>
      </w:r>
      <w:r w:rsidR="009D0D42">
        <w:rPr>
          <w:sz w:val="24"/>
          <w:szCs w:val="24"/>
        </w:rPr>
        <w:t>If applicable, e</w:t>
      </w:r>
      <w:r w:rsidRPr="00AE770F">
        <w:rPr>
          <w:sz w:val="24"/>
          <w:szCs w:val="24"/>
        </w:rPr>
        <w:t>xtended</w:t>
      </w:r>
      <w:r w:rsidRPr="00AE770F">
        <w:rPr>
          <w:spacing w:val="-1"/>
          <w:sz w:val="24"/>
          <w:szCs w:val="24"/>
        </w:rPr>
        <w:t xml:space="preserve"> </w:t>
      </w:r>
      <w:r w:rsidRPr="00AE770F">
        <w:rPr>
          <w:sz w:val="24"/>
          <w:szCs w:val="24"/>
        </w:rPr>
        <w:t>warranties</w:t>
      </w:r>
      <w:r w:rsidRPr="00AE770F">
        <w:rPr>
          <w:spacing w:val="-2"/>
          <w:sz w:val="24"/>
          <w:szCs w:val="24"/>
        </w:rPr>
        <w:t xml:space="preserve"> </w:t>
      </w:r>
      <w:r w:rsidRPr="00AE770F">
        <w:rPr>
          <w:sz w:val="24"/>
          <w:szCs w:val="24"/>
        </w:rPr>
        <w:t>must</w:t>
      </w:r>
      <w:r w:rsidRPr="00AE770F">
        <w:rPr>
          <w:spacing w:val="-1"/>
          <w:sz w:val="24"/>
          <w:szCs w:val="24"/>
        </w:rPr>
        <w:t xml:space="preserve"> </w:t>
      </w:r>
      <w:r w:rsidRPr="00AE770F">
        <w:rPr>
          <w:sz w:val="24"/>
          <w:szCs w:val="24"/>
        </w:rPr>
        <w:t>be</w:t>
      </w:r>
      <w:r w:rsidRPr="00AE770F">
        <w:rPr>
          <w:spacing w:val="-1"/>
          <w:sz w:val="24"/>
          <w:szCs w:val="24"/>
        </w:rPr>
        <w:t xml:space="preserve"> </w:t>
      </w:r>
      <w:r w:rsidRPr="00AE770F">
        <w:rPr>
          <w:sz w:val="24"/>
          <w:szCs w:val="24"/>
        </w:rPr>
        <w:t>made</w:t>
      </w:r>
      <w:r w:rsidRPr="00AE770F">
        <w:rPr>
          <w:spacing w:val="-1"/>
          <w:sz w:val="24"/>
          <w:szCs w:val="24"/>
        </w:rPr>
        <w:t xml:space="preserve"> </w:t>
      </w:r>
      <w:r w:rsidRPr="00AE770F">
        <w:rPr>
          <w:sz w:val="24"/>
          <w:szCs w:val="24"/>
        </w:rPr>
        <w:t>available</w:t>
      </w:r>
      <w:r w:rsidRPr="00AE770F">
        <w:rPr>
          <w:spacing w:val="-1"/>
          <w:sz w:val="24"/>
          <w:szCs w:val="24"/>
        </w:rPr>
        <w:t xml:space="preserve"> </w:t>
      </w:r>
      <w:r w:rsidRPr="00AE770F">
        <w:rPr>
          <w:sz w:val="24"/>
          <w:szCs w:val="24"/>
        </w:rPr>
        <w:t>at</w:t>
      </w:r>
      <w:r w:rsidRPr="00AE770F">
        <w:rPr>
          <w:spacing w:val="-1"/>
          <w:sz w:val="24"/>
          <w:szCs w:val="24"/>
        </w:rPr>
        <w:t xml:space="preserve"> </w:t>
      </w:r>
      <w:r w:rsidRPr="00AE770F">
        <w:rPr>
          <w:sz w:val="24"/>
          <w:szCs w:val="24"/>
        </w:rPr>
        <w:t>the</w:t>
      </w:r>
      <w:r w:rsidRPr="00AE770F">
        <w:rPr>
          <w:spacing w:val="-2"/>
          <w:sz w:val="24"/>
          <w:szCs w:val="24"/>
        </w:rPr>
        <w:t xml:space="preserve"> </w:t>
      </w:r>
      <w:r w:rsidRPr="00AE770F">
        <w:rPr>
          <w:sz w:val="24"/>
          <w:szCs w:val="24"/>
        </w:rPr>
        <w:t>time</w:t>
      </w:r>
      <w:r w:rsidRPr="00AE770F">
        <w:rPr>
          <w:spacing w:val="-1"/>
          <w:sz w:val="24"/>
          <w:szCs w:val="24"/>
        </w:rPr>
        <w:t xml:space="preserve"> </w:t>
      </w:r>
      <w:r w:rsidRPr="00AE770F">
        <w:rPr>
          <w:sz w:val="24"/>
          <w:szCs w:val="24"/>
        </w:rPr>
        <w:t>of</w:t>
      </w:r>
      <w:r w:rsidRPr="00AE770F">
        <w:rPr>
          <w:spacing w:val="-1"/>
          <w:sz w:val="24"/>
          <w:szCs w:val="24"/>
        </w:rPr>
        <w:t xml:space="preserve"> </w:t>
      </w:r>
      <w:r w:rsidRPr="00AE770F">
        <w:rPr>
          <w:sz w:val="24"/>
          <w:szCs w:val="24"/>
        </w:rPr>
        <w:t>product</w:t>
      </w:r>
      <w:r w:rsidRPr="00AE770F">
        <w:rPr>
          <w:spacing w:val="-1"/>
          <w:sz w:val="24"/>
          <w:szCs w:val="24"/>
        </w:rPr>
        <w:t xml:space="preserve"> </w:t>
      </w:r>
      <w:r w:rsidRPr="00AE770F">
        <w:rPr>
          <w:sz w:val="24"/>
          <w:szCs w:val="24"/>
        </w:rPr>
        <w:t>purchase.</w:t>
      </w:r>
    </w:p>
    <w:p w14:paraId="4F429120" w14:textId="77777777" w:rsidR="000D1C35" w:rsidRPr="00AE770F" w:rsidRDefault="000D1C35" w:rsidP="000D1C35">
      <w:pPr>
        <w:pStyle w:val="BodyText"/>
        <w:rPr>
          <w:sz w:val="24"/>
          <w:szCs w:val="24"/>
        </w:rPr>
      </w:pPr>
    </w:p>
    <w:p w14:paraId="47C659A8" w14:textId="77777777" w:rsidR="000D1C35" w:rsidRPr="00AE770F" w:rsidRDefault="000D1C35" w:rsidP="000D1C35">
      <w:pPr>
        <w:pStyle w:val="BodyText"/>
        <w:rPr>
          <w:sz w:val="24"/>
          <w:szCs w:val="24"/>
        </w:rPr>
      </w:pPr>
      <w:r w:rsidRPr="00AE770F">
        <w:rPr>
          <w:sz w:val="24"/>
          <w:szCs w:val="24"/>
        </w:rPr>
        <w:t>Maintenance agreements that extend support beyond the warranty period may be procured through this contract with the stipulation that any payments beyond the first year of maintenance may be exercised as options on the</w:t>
      </w:r>
      <w:r w:rsidRPr="00AE770F">
        <w:rPr>
          <w:spacing w:val="1"/>
          <w:sz w:val="24"/>
          <w:szCs w:val="24"/>
        </w:rPr>
        <w:t xml:space="preserve"> </w:t>
      </w:r>
      <w:r w:rsidRPr="00AE770F">
        <w:rPr>
          <w:sz w:val="24"/>
          <w:szCs w:val="24"/>
        </w:rPr>
        <w:t xml:space="preserve">individual delivery order by the Government. </w:t>
      </w:r>
    </w:p>
    <w:p w14:paraId="1F6A647D" w14:textId="77777777" w:rsidR="000D1C35" w:rsidRPr="00AE770F" w:rsidRDefault="000D1C35" w:rsidP="000D1C35">
      <w:pPr>
        <w:pStyle w:val="BodyText"/>
        <w:rPr>
          <w:sz w:val="24"/>
          <w:szCs w:val="24"/>
        </w:rPr>
      </w:pPr>
    </w:p>
    <w:p w14:paraId="4F9DDCCF" w14:textId="658C2899" w:rsidR="000D1C35" w:rsidRPr="00AE770F" w:rsidRDefault="000D1C35" w:rsidP="000D1C35">
      <w:pPr>
        <w:pStyle w:val="BodyText"/>
        <w:rPr>
          <w:sz w:val="24"/>
          <w:szCs w:val="24"/>
        </w:rPr>
      </w:pPr>
      <w:r w:rsidRPr="00AE770F">
        <w:rPr>
          <w:sz w:val="24"/>
          <w:szCs w:val="24"/>
        </w:rPr>
        <w:t>Warranties</w:t>
      </w:r>
      <w:r>
        <w:rPr>
          <w:spacing w:val="-1"/>
          <w:sz w:val="24"/>
          <w:szCs w:val="24"/>
        </w:rPr>
        <w:t xml:space="preserve"> </w:t>
      </w:r>
      <w:r w:rsidRPr="00AE770F">
        <w:rPr>
          <w:sz w:val="24"/>
          <w:szCs w:val="24"/>
        </w:rPr>
        <w:t>and</w:t>
      </w:r>
      <w:r w:rsidRPr="00AE770F">
        <w:rPr>
          <w:spacing w:val="-1"/>
          <w:sz w:val="24"/>
          <w:szCs w:val="24"/>
        </w:rPr>
        <w:t xml:space="preserve"> </w:t>
      </w:r>
      <w:r w:rsidRPr="00AE770F">
        <w:rPr>
          <w:sz w:val="24"/>
          <w:szCs w:val="24"/>
        </w:rPr>
        <w:t>maintenance agreements</w:t>
      </w:r>
      <w:r w:rsidRPr="00AE770F">
        <w:rPr>
          <w:spacing w:val="-1"/>
          <w:sz w:val="24"/>
          <w:szCs w:val="24"/>
        </w:rPr>
        <w:t xml:space="preserve"> </w:t>
      </w:r>
      <w:r w:rsidRPr="00AE770F">
        <w:rPr>
          <w:sz w:val="24"/>
          <w:szCs w:val="24"/>
        </w:rPr>
        <w:t>must</w:t>
      </w:r>
      <w:r w:rsidRPr="00AE770F">
        <w:rPr>
          <w:spacing w:val="-1"/>
          <w:sz w:val="24"/>
          <w:szCs w:val="24"/>
        </w:rPr>
        <w:t xml:space="preserve"> </w:t>
      </w:r>
      <w:r w:rsidRPr="00AE770F">
        <w:rPr>
          <w:sz w:val="24"/>
          <w:szCs w:val="24"/>
        </w:rPr>
        <w:t>be in</w:t>
      </w:r>
      <w:r w:rsidRPr="00AE770F">
        <w:rPr>
          <w:spacing w:val="-1"/>
          <w:sz w:val="24"/>
          <w:szCs w:val="24"/>
        </w:rPr>
        <w:t xml:space="preserve"> </w:t>
      </w:r>
      <w:r w:rsidRPr="00AE770F">
        <w:rPr>
          <w:sz w:val="24"/>
          <w:szCs w:val="24"/>
        </w:rPr>
        <w:t>support</w:t>
      </w:r>
      <w:r w:rsidRPr="00AE770F">
        <w:rPr>
          <w:spacing w:val="-2"/>
          <w:sz w:val="24"/>
          <w:szCs w:val="24"/>
        </w:rPr>
        <w:t xml:space="preserve"> </w:t>
      </w:r>
      <w:r w:rsidRPr="00AE770F">
        <w:rPr>
          <w:sz w:val="24"/>
          <w:szCs w:val="24"/>
        </w:rPr>
        <w:t>of the</w:t>
      </w:r>
      <w:r w:rsidRPr="00AE770F">
        <w:rPr>
          <w:spacing w:val="-1"/>
          <w:sz w:val="24"/>
          <w:szCs w:val="24"/>
        </w:rPr>
        <w:t xml:space="preserve"> </w:t>
      </w:r>
      <w:r w:rsidRPr="00AE770F">
        <w:rPr>
          <w:sz w:val="24"/>
          <w:szCs w:val="24"/>
        </w:rPr>
        <w:t>products</w:t>
      </w:r>
      <w:r w:rsidRPr="00AE770F">
        <w:rPr>
          <w:spacing w:val="-1"/>
          <w:sz w:val="24"/>
          <w:szCs w:val="24"/>
        </w:rPr>
        <w:t xml:space="preserve"> </w:t>
      </w:r>
      <w:r w:rsidRPr="00AE770F">
        <w:rPr>
          <w:sz w:val="24"/>
          <w:szCs w:val="24"/>
        </w:rPr>
        <w:t>offered and</w:t>
      </w:r>
      <w:r w:rsidRPr="00AE770F">
        <w:rPr>
          <w:spacing w:val="-1"/>
          <w:sz w:val="24"/>
          <w:szCs w:val="24"/>
        </w:rPr>
        <w:t xml:space="preserve"> </w:t>
      </w:r>
      <w:r w:rsidRPr="00AE770F">
        <w:rPr>
          <w:sz w:val="24"/>
          <w:szCs w:val="24"/>
        </w:rPr>
        <w:t>ordered</w:t>
      </w:r>
      <w:r w:rsidRPr="00AE770F">
        <w:rPr>
          <w:spacing w:val="-1"/>
          <w:sz w:val="24"/>
          <w:szCs w:val="24"/>
        </w:rPr>
        <w:t xml:space="preserve"> </w:t>
      </w:r>
      <w:r w:rsidRPr="00AE770F">
        <w:rPr>
          <w:sz w:val="24"/>
          <w:szCs w:val="24"/>
        </w:rPr>
        <w:t>under</w:t>
      </w:r>
      <w:r w:rsidRPr="00AE770F">
        <w:rPr>
          <w:spacing w:val="-1"/>
          <w:sz w:val="24"/>
          <w:szCs w:val="24"/>
        </w:rPr>
        <w:t xml:space="preserve"> </w:t>
      </w:r>
      <w:r w:rsidRPr="00AE770F">
        <w:rPr>
          <w:sz w:val="24"/>
          <w:szCs w:val="24"/>
        </w:rPr>
        <w:t>this Contract. Warranties and maintenance agreements for related items not purchased under this Contract that</w:t>
      </w:r>
      <w:r w:rsidR="00030AD3">
        <w:rPr>
          <w:sz w:val="24"/>
          <w:szCs w:val="24"/>
        </w:rPr>
        <w:t xml:space="preserve"> </w:t>
      </w:r>
      <w:r w:rsidRPr="00AE770F">
        <w:rPr>
          <w:spacing w:val="-47"/>
          <w:sz w:val="24"/>
          <w:szCs w:val="24"/>
        </w:rPr>
        <w:t xml:space="preserve"> </w:t>
      </w:r>
      <w:r w:rsidRPr="00AE770F">
        <w:rPr>
          <w:sz w:val="24"/>
          <w:szCs w:val="24"/>
        </w:rPr>
        <w:t>have expired in the six months prior to execution of this Contract may be reinstated or renewed under this Contract</w:t>
      </w:r>
      <w:r>
        <w:rPr>
          <w:sz w:val="24"/>
          <w:szCs w:val="24"/>
        </w:rPr>
        <w:t xml:space="preserve"> </w:t>
      </w:r>
      <w:r w:rsidRPr="00AE770F">
        <w:rPr>
          <w:spacing w:val="-47"/>
          <w:sz w:val="24"/>
          <w:szCs w:val="24"/>
        </w:rPr>
        <w:t xml:space="preserve"> </w:t>
      </w:r>
      <w:r>
        <w:rPr>
          <w:spacing w:val="-47"/>
          <w:sz w:val="24"/>
          <w:szCs w:val="24"/>
        </w:rPr>
        <w:t xml:space="preserve"> </w:t>
      </w:r>
      <w:r w:rsidRPr="00AE770F">
        <w:rPr>
          <w:sz w:val="24"/>
          <w:szCs w:val="24"/>
        </w:rPr>
        <w:t>provided that all “back” maintenance is paid, if required. Warranties, licenses, and maintenance agreements for</w:t>
      </w:r>
      <w:r w:rsidRPr="00AE770F">
        <w:rPr>
          <w:spacing w:val="1"/>
          <w:sz w:val="24"/>
          <w:szCs w:val="24"/>
        </w:rPr>
        <w:t xml:space="preserve"> </w:t>
      </w:r>
      <w:r w:rsidRPr="00AE770F">
        <w:rPr>
          <w:sz w:val="24"/>
          <w:szCs w:val="24"/>
        </w:rPr>
        <w:t>related items not purchased under this Contract that expire within the term of this Contract may be reinstated or</w:t>
      </w:r>
      <w:r w:rsidRPr="00AE770F">
        <w:rPr>
          <w:spacing w:val="1"/>
          <w:sz w:val="24"/>
          <w:szCs w:val="24"/>
        </w:rPr>
        <w:t xml:space="preserve"> </w:t>
      </w:r>
      <w:r w:rsidRPr="00AE770F">
        <w:rPr>
          <w:sz w:val="24"/>
          <w:szCs w:val="24"/>
        </w:rPr>
        <w:t>renewed under</w:t>
      </w:r>
      <w:r w:rsidRPr="00AE770F">
        <w:rPr>
          <w:spacing w:val="-1"/>
          <w:sz w:val="24"/>
          <w:szCs w:val="24"/>
        </w:rPr>
        <w:t xml:space="preserve"> </w:t>
      </w:r>
      <w:r w:rsidRPr="00AE770F">
        <w:rPr>
          <w:sz w:val="24"/>
          <w:szCs w:val="24"/>
        </w:rPr>
        <w:t>this Contract.</w:t>
      </w:r>
    </w:p>
    <w:p w14:paraId="762CE363" w14:textId="77777777" w:rsidR="000D1C35" w:rsidRPr="00AE770F" w:rsidRDefault="000D1C35" w:rsidP="000D1C35">
      <w:pPr>
        <w:pStyle w:val="BodyText"/>
        <w:rPr>
          <w:sz w:val="24"/>
          <w:szCs w:val="24"/>
        </w:rPr>
      </w:pPr>
    </w:p>
    <w:p w14:paraId="331C4646" w14:textId="1BE09956" w:rsidR="000D1C35" w:rsidRPr="00AE770F" w:rsidRDefault="000D1C35" w:rsidP="000D1C35">
      <w:pPr>
        <w:pStyle w:val="BodyText"/>
        <w:rPr>
          <w:sz w:val="24"/>
          <w:szCs w:val="24"/>
        </w:rPr>
      </w:pPr>
      <w:r w:rsidRPr="00AE770F">
        <w:rPr>
          <w:sz w:val="24"/>
          <w:szCs w:val="24"/>
        </w:rPr>
        <w:t>At the discretion of the Government, an item purchased under this Contract needing warranty replacement may be</w:t>
      </w:r>
      <w:r w:rsidRPr="00AE770F">
        <w:rPr>
          <w:spacing w:val="1"/>
          <w:sz w:val="24"/>
          <w:szCs w:val="24"/>
        </w:rPr>
        <w:t xml:space="preserve"> </w:t>
      </w:r>
      <w:r w:rsidRPr="00AE770F">
        <w:rPr>
          <w:sz w:val="24"/>
          <w:szCs w:val="24"/>
        </w:rPr>
        <w:t>repaired</w:t>
      </w:r>
      <w:r w:rsidRPr="00AE770F">
        <w:rPr>
          <w:spacing w:val="-2"/>
          <w:sz w:val="24"/>
          <w:szCs w:val="24"/>
        </w:rPr>
        <w:t xml:space="preserve"> </w:t>
      </w:r>
      <w:r w:rsidRPr="00AE770F">
        <w:rPr>
          <w:sz w:val="24"/>
          <w:szCs w:val="24"/>
        </w:rPr>
        <w:t>either</w:t>
      </w:r>
      <w:r w:rsidRPr="00AE770F">
        <w:rPr>
          <w:spacing w:val="-1"/>
          <w:sz w:val="24"/>
          <w:szCs w:val="24"/>
        </w:rPr>
        <w:t xml:space="preserve"> </w:t>
      </w:r>
      <w:r w:rsidRPr="00AE770F">
        <w:rPr>
          <w:sz w:val="24"/>
          <w:szCs w:val="24"/>
        </w:rPr>
        <w:t>by</w:t>
      </w:r>
      <w:r w:rsidRPr="00AE770F">
        <w:rPr>
          <w:spacing w:val="-2"/>
          <w:sz w:val="24"/>
          <w:szCs w:val="24"/>
        </w:rPr>
        <w:t xml:space="preserve"> </w:t>
      </w:r>
      <w:r w:rsidRPr="00AE770F">
        <w:rPr>
          <w:sz w:val="24"/>
          <w:szCs w:val="24"/>
        </w:rPr>
        <w:t>a</w:t>
      </w:r>
      <w:r w:rsidRPr="00AE770F">
        <w:rPr>
          <w:spacing w:val="-1"/>
          <w:sz w:val="24"/>
          <w:szCs w:val="24"/>
        </w:rPr>
        <w:t xml:space="preserve"> </w:t>
      </w:r>
      <w:r w:rsidRPr="00AE770F">
        <w:rPr>
          <w:sz w:val="24"/>
          <w:szCs w:val="24"/>
        </w:rPr>
        <w:t>local</w:t>
      </w:r>
      <w:r w:rsidRPr="00AE770F">
        <w:rPr>
          <w:spacing w:val="-2"/>
          <w:sz w:val="24"/>
          <w:szCs w:val="24"/>
        </w:rPr>
        <w:t xml:space="preserve"> </w:t>
      </w:r>
      <w:r w:rsidRPr="00AE770F">
        <w:rPr>
          <w:sz w:val="24"/>
          <w:szCs w:val="24"/>
        </w:rPr>
        <w:t>OEM-authorized</w:t>
      </w:r>
      <w:r w:rsidRPr="00AE770F">
        <w:rPr>
          <w:spacing w:val="-1"/>
          <w:sz w:val="24"/>
          <w:szCs w:val="24"/>
        </w:rPr>
        <w:t xml:space="preserve"> </w:t>
      </w:r>
      <w:r w:rsidRPr="00AE770F">
        <w:rPr>
          <w:sz w:val="24"/>
          <w:szCs w:val="24"/>
        </w:rPr>
        <w:t>Government</w:t>
      </w:r>
      <w:r w:rsidRPr="00AE770F">
        <w:rPr>
          <w:spacing w:val="-2"/>
          <w:sz w:val="24"/>
          <w:szCs w:val="24"/>
        </w:rPr>
        <w:t xml:space="preserve"> </w:t>
      </w:r>
      <w:r w:rsidRPr="00AE770F">
        <w:rPr>
          <w:sz w:val="24"/>
          <w:szCs w:val="24"/>
        </w:rPr>
        <w:t>computer</w:t>
      </w:r>
      <w:r w:rsidRPr="00AE770F">
        <w:rPr>
          <w:spacing w:val="-1"/>
          <w:sz w:val="24"/>
          <w:szCs w:val="24"/>
        </w:rPr>
        <w:t xml:space="preserve"> </w:t>
      </w:r>
      <w:r w:rsidRPr="00AE770F">
        <w:rPr>
          <w:sz w:val="24"/>
          <w:szCs w:val="24"/>
        </w:rPr>
        <w:t>technician</w:t>
      </w:r>
      <w:r w:rsidRPr="00AE770F">
        <w:rPr>
          <w:spacing w:val="-2"/>
          <w:sz w:val="24"/>
          <w:szCs w:val="24"/>
        </w:rPr>
        <w:t xml:space="preserve"> </w:t>
      </w:r>
      <w:r w:rsidRPr="00AE770F">
        <w:rPr>
          <w:sz w:val="24"/>
          <w:szCs w:val="24"/>
        </w:rPr>
        <w:t>or</w:t>
      </w:r>
      <w:r w:rsidRPr="00AE770F">
        <w:rPr>
          <w:spacing w:val="-1"/>
          <w:sz w:val="24"/>
          <w:szCs w:val="24"/>
        </w:rPr>
        <w:t xml:space="preserve"> </w:t>
      </w:r>
      <w:r w:rsidRPr="00AE770F">
        <w:rPr>
          <w:sz w:val="24"/>
          <w:szCs w:val="24"/>
        </w:rPr>
        <w:t>by</w:t>
      </w:r>
      <w:r w:rsidRPr="00AE770F">
        <w:rPr>
          <w:spacing w:val="-2"/>
          <w:sz w:val="24"/>
          <w:szCs w:val="24"/>
        </w:rPr>
        <w:t xml:space="preserve"> </w:t>
      </w:r>
      <w:r w:rsidRPr="00AE770F">
        <w:rPr>
          <w:sz w:val="24"/>
          <w:szCs w:val="24"/>
        </w:rPr>
        <w:t>a</w:t>
      </w:r>
      <w:r w:rsidRPr="00AE770F">
        <w:rPr>
          <w:spacing w:val="-1"/>
          <w:sz w:val="24"/>
          <w:szCs w:val="24"/>
        </w:rPr>
        <w:t xml:space="preserve"> </w:t>
      </w:r>
      <w:r w:rsidRPr="00AE770F">
        <w:rPr>
          <w:sz w:val="24"/>
          <w:szCs w:val="24"/>
        </w:rPr>
        <w:t>Contractor-provided</w:t>
      </w:r>
      <w:r w:rsidRPr="00AE770F">
        <w:rPr>
          <w:spacing w:val="-2"/>
          <w:sz w:val="24"/>
          <w:szCs w:val="24"/>
        </w:rPr>
        <w:t xml:space="preserve"> </w:t>
      </w:r>
      <w:r w:rsidRPr="00AE770F">
        <w:rPr>
          <w:sz w:val="24"/>
          <w:szCs w:val="24"/>
        </w:rPr>
        <w:t>computer</w:t>
      </w:r>
      <w:r w:rsidR="00654025">
        <w:rPr>
          <w:sz w:val="24"/>
          <w:szCs w:val="24"/>
        </w:rPr>
        <w:t xml:space="preserve"> </w:t>
      </w:r>
      <w:r w:rsidRPr="00AE770F">
        <w:rPr>
          <w:spacing w:val="-47"/>
          <w:sz w:val="24"/>
          <w:szCs w:val="24"/>
        </w:rPr>
        <w:t xml:space="preserve"> </w:t>
      </w:r>
      <w:r w:rsidRPr="00AE770F">
        <w:rPr>
          <w:sz w:val="24"/>
          <w:szCs w:val="24"/>
        </w:rPr>
        <w:t>technician.</w:t>
      </w:r>
    </w:p>
    <w:p w14:paraId="5EC0C844" w14:textId="77777777" w:rsidR="000D1C35" w:rsidRPr="00AE770F" w:rsidRDefault="000D1C35" w:rsidP="000D1C35">
      <w:pPr>
        <w:pStyle w:val="BodyText"/>
        <w:rPr>
          <w:sz w:val="24"/>
          <w:szCs w:val="24"/>
        </w:rPr>
      </w:pPr>
    </w:p>
    <w:p w14:paraId="24CFB491" w14:textId="1A98D3CC" w:rsidR="000D1C35" w:rsidRPr="00AE770F" w:rsidRDefault="000D1C35" w:rsidP="000D1C35">
      <w:pPr>
        <w:pStyle w:val="BodyText"/>
        <w:rPr>
          <w:sz w:val="24"/>
          <w:szCs w:val="24"/>
        </w:rPr>
      </w:pPr>
      <w:r w:rsidRPr="00AE770F">
        <w:rPr>
          <w:sz w:val="24"/>
          <w:szCs w:val="24"/>
        </w:rPr>
        <w:t>Parts that have been replaced, with the exception of any memory devices (e.g., hard drives containing sensitive or</w:t>
      </w:r>
      <w:r w:rsidRPr="00AE770F">
        <w:rPr>
          <w:spacing w:val="1"/>
          <w:sz w:val="24"/>
          <w:szCs w:val="24"/>
        </w:rPr>
        <w:t xml:space="preserve"> </w:t>
      </w:r>
      <w:r w:rsidRPr="00AE770F">
        <w:rPr>
          <w:sz w:val="24"/>
          <w:szCs w:val="24"/>
        </w:rPr>
        <w:t>classified material that must be destroyed or retained by the Government), will become the property of the</w:t>
      </w:r>
      <w:r w:rsidRPr="00AE770F">
        <w:rPr>
          <w:spacing w:val="1"/>
          <w:sz w:val="24"/>
          <w:szCs w:val="24"/>
        </w:rPr>
        <w:t xml:space="preserve"> </w:t>
      </w:r>
      <w:r w:rsidRPr="00AE770F">
        <w:rPr>
          <w:sz w:val="24"/>
          <w:szCs w:val="24"/>
        </w:rPr>
        <w:t>Contractor.</w:t>
      </w:r>
      <w:r w:rsidRPr="00AE770F">
        <w:rPr>
          <w:spacing w:val="-2"/>
          <w:sz w:val="24"/>
          <w:szCs w:val="24"/>
        </w:rPr>
        <w:t xml:space="preserve"> </w:t>
      </w:r>
      <w:r w:rsidRPr="00AE770F">
        <w:rPr>
          <w:sz w:val="24"/>
          <w:szCs w:val="24"/>
        </w:rPr>
        <w:t>Installed</w:t>
      </w:r>
      <w:r w:rsidRPr="00AE770F">
        <w:rPr>
          <w:spacing w:val="-1"/>
          <w:sz w:val="24"/>
          <w:szCs w:val="24"/>
        </w:rPr>
        <w:t xml:space="preserve"> </w:t>
      </w:r>
      <w:r w:rsidRPr="00AE770F">
        <w:rPr>
          <w:sz w:val="24"/>
          <w:szCs w:val="24"/>
        </w:rPr>
        <w:t>replacement</w:t>
      </w:r>
      <w:r w:rsidRPr="00AE770F">
        <w:rPr>
          <w:spacing w:val="-2"/>
          <w:sz w:val="24"/>
          <w:szCs w:val="24"/>
        </w:rPr>
        <w:t xml:space="preserve"> </w:t>
      </w:r>
      <w:r w:rsidRPr="00AE770F">
        <w:rPr>
          <w:sz w:val="24"/>
          <w:szCs w:val="24"/>
        </w:rPr>
        <w:t>parts</w:t>
      </w:r>
      <w:r w:rsidRPr="00AE770F">
        <w:rPr>
          <w:spacing w:val="-1"/>
          <w:sz w:val="24"/>
          <w:szCs w:val="24"/>
        </w:rPr>
        <w:t xml:space="preserve"> </w:t>
      </w:r>
      <w:r w:rsidRPr="00AE770F">
        <w:rPr>
          <w:sz w:val="24"/>
          <w:szCs w:val="24"/>
        </w:rPr>
        <w:t>will</w:t>
      </w:r>
      <w:r w:rsidRPr="00AE770F">
        <w:rPr>
          <w:spacing w:val="-3"/>
          <w:sz w:val="24"/>
          <w:szCs w:val="24"/>
        </w:rPr>
        <w:t xml:space="preserve"> </w:t>
      </w:r>
      <w:r w:rsidRPr="00AE770F">
        <w:rPr>
          <w:sz w:val="24"/>
          <w:szCs w:val="24"/>
        </w:rPr>
        <w:t>become</w:t>
      </w:r>
      <w:r w:rsidRPr="00AE770F">
        <w:rPr>
          <w:spacing w:val="-2"/>
          <w:sz w:val="24"/>
          <w:szCs w:val="24"/>
        </w:rPr>
        <w:t xml:space="preserve"> </w:t>
      </w:r>
      <w:r w:rsidRPr="00AE770F">
        <w:rPr>
          <w:sz w:val="24"/>
          <w:szCs w:val="24"/>
        </w:rPr>
        <w:t>the</w:t>
      </w:r>
      <w:r w:rsidRPr="00AE770F">
        <w:rPr>
          <w:spacing w:val="-1"/>
          <w:sz w:val="24"/>
          <w:szCs w:val="24"/>
        </w:rPr>
        <w:t xml:space="preserve"> </w:t>
      </w:r>
      <w:r w:rsidRPr="00AE770F">
        <w:rPr>
          <w:sz w:val="24"/>
          <w:szCs w:val="24"/>
        </w:rPr>
        <w:t>property</w:t>
      </w:r>
      <w:r w:rsidRPr="00AE770F">
        <w:rPr>
          <w:spacing w:val="-1"/>
          <w:sz w:val="24"/>
          <w:szCs w:val="24"/>
        </w:rPr>
        <w:t xml:space="preserve"> </w:t>
      </w:r>
      <w:r w:rsidRPr="00AE770F">
        <w:rPr>
          <w:sz w:val="24"/>
          <w:szCs w:val="24"/>
        </w:rPr>
        <w:t>of</w:t>
      </w:r>
      <w:r w:rsidRPr="00AE770F">
        <w:rPr>
          <w:spacing w:val="-2"/>
          <w:sz w:val="24"/>
          <w:szCs w:val="24"/>
        </w:rPr>
        <w:t xml:space="preserve"> </w:t>
      </w:r>
      <w:r w:rsidRPr="00AE770F">
        <w:rPr>
          <w:sz w:val="24"/>
          <w:szCs w:val="24"/>
        </w:rPr>
        <w:t>the</w:t>
      </w:r>
      <w:r w:rsidRPr="00AE770F">
        <w:rPr>
          <w:spacing w:val="-2"/>
          <w:sz w:val="24"/>
          <w:szCs w:val="24"/>
        </w:rPr>
        <w:t xml:space="preserve"> </w:t>
      </w:r>
      <w:r w:rsidRPr="00AE770F">
        <w:rPr>
          <w:sz w:val="24"/>
          <w:szCs w:val="24"/>
        </w:rPr>
        <w:t>Government.</w:t>
      </w:r>
      <w:r w:rsidRPr="00AE770F">
        <w:rPr>
          <w:spacing w:val="-1"/>
          <w:sz w:val="24"/>
          <w:szCs w:val="24"/>
        </w:rPr>
        <w:t xml:space="preserve"> </w:t>
      </w:r>
      <w:r w:rsidRPr="00AE770F">
        <w:rPr>
          <w:sz w:val="24"/>
          <w:szCs w:val="24"/>
        </w:rPr>
        <w:t>During</w:t>
      </w:r>
      <w:r w:rsidRPr="00AE770F">
        <w:rPr>
          <w:spacing w:val="-2"/>
          <w:sz w:val="24"/>
          <w:szCs w:val="24"/>
        </w:rPr>
        <w:t xml:space="preserve"> </w:t>
      </w:r>
      <w:r w:rsidRPr="00AE770F">
        <w:rPr>
          <w:sz w:val="24"/>
          <w:szCs w:val="24"/>
        </w:rPr>
        <w:t>the</w:t>
      </w:r>
      <w:r w:rsidRPr="00AE770F">
        <w:rPr>
          <w:spacing w:val="-1"/>
          <w:sz w:val="24"/>
          <w:szCs w:val="24"/>
        </w:rPr>
        <w:t xml:space="preserve"> </w:t>
      </w:r>
      <w:r w:rsidRPr="00AE770F">
        <w:rPr>
          <w:sz w:val="24"/>
          <w:szCs w:val="24"/>
        </w:rPr>
        <w:t>warranty</w:t>
      </w:r>
      <w:r w:rsidRPr="00AE770F">
        <w:rPr>
          <w:spacing w:val="-2"/>
          <w:sz w:val="24"/>
          <w:szCs w:val="24"/>
        </w:rPr>
        <w:t xml:space="preserve"> </w:t>
      </w:r>
      <w:r w:rsidRPr="00AE770F">
        <w:rPr>
          <w:sz w:val="24"/>
          <w:szCs w:val="24"/>
        </w:rPr>
        <w:t>period,</w:t>
      </w:r>
      <w:r w:rsidRPr="00AE770F">
        <w:rPr>
          <w:spacing w:val="-1"/>
          <w:sz w:val="24"/>
          <w:szCs w:val="24"/>
        </w:rPr>
        <w:t xml:space="preserve"> </w:t>
      </w:r>
      <w:r w:rsidR="00F02BEE">
        <w:rPr>
          <w:sz w:val="24"/>
          <w:szCs w:val="24"/>
        </w:rPr>
        <w:t>in accordance</w:t>
      </w:r>
      <w:r w:rsidRPr="00AE770F">
        <w:rPr>
          <w:spacing w:val="-1"/>
          <w:sz w:val="24"/>
          <w:szCs w:val="24"/>
        </w:rPr>
        <w:t xml:space="preserve"> </w:t>
      </w:r>
      <w:r w:rsidRPr="00AE770F">
        <w:rPr>
          <w:sz w:val="24"/>
          <w:szCs w:val="24"/>
        </w:rPr>
        <w:t>with</w:t>
      </w:r>
      <w:r w:rsidRPr="00AE770F">
        <w:rPr>
          <w:spacing w:val="-1"/>
          <w:sz w:val="24"/>
          <w:szCs w:val="24"/>
        </w:rPr>
        <w:t xml:space="preserve"> </w:t>
      </w:r>
      <w:r w:rsidRPr="00AE770F">
        <w:rPr>
          <w:sz w:val="24"/>
          <w:szCs w:val="24"/>
        </w:rPr>
        <w:t>commercial standards</w:t>
      </w:r>
      <w:r w:rsidRPr="00AE770F">
        <w:rPr>
          <w:spacing w:val="-1"/>
          <w:sz w:val="24"/>
          <w:szCs w:val="24"/>
        </w:rPr>
        <w:t xml:space="preserve"> </w:t>
      </w:r>
      <w:r w:rsidRPr="00AE770F">
        <w:rPr>
          <w:sz w:val="24"/>
          <w:szCs w:val="24"/>
        </w:rPr>
        <w:t>of the OEM’s</w:t>
      </w:r>
      <w:r w:rsidRPr="00AE770F">
        <w:rPr>
          <w:spacing w:val="-1"/>
          <w:sz w:val="24"/>
          <w:szCs w:val="24"/>
        </w:rPr>
        <w:t xml:space="preserve"> </w:t>
      </w:r>
      <w:r w:rsidRPr="00AE770F">
        <w:rPr>
          <w:sz w:val="24"/>
          <w:szCs w:val="24"/>
        </w:rPr>
        <w:t>provided</w:t>
      </w:r>
      <w:r w:rsidRPr="00AE770F">
        <w:rPr>
          <w:spacing w:val="-1"/>
          <w:sz w:val="24"/>
          <w:szCs w:val="24"/>
        </w:rPr>
        <w:t xml:space="preserve"> </w:t>
      </w:r>
      <w:r w:rsidRPr="00AE770F">
        <w:rPr>
          <w:sz w:val="24"/>
          <w:szCs w:val="24"/>
        </w:rPr>
        <w:t>warranty:</w:t>
      </w:r>
    </w:p>
    <w:p w14:paraId="4F4EECAD" w14:textId="77777777" w:rsidR="000D1C35" w:rsidRPr="00AE770F" w:rsidRDefault="000D1C35" w:rsidP="000D1C35">
      <w:pPr>
        <w:pStyle w:val="BodyText"/>
        <w:rPr>
          <w:sz w:val="24"/>
          <w:szCs w:val="24"/>
        </w:rPr>
      </w:pPr>
    </w:p>
    <w:p w14:paraId="21DA8610" w14:textId="77777777" w:rsidR="000D1C35" w:rsidRPr="00AE770F" w:rsidRDefault="000D1C35" w:rsidP="000D1C35">
      <w:pPr>
        <w:pStyle w:val="BodyText"/>
        <w:numPr>
          <w:ilvl w:val="0"/>
          <w:numId w:val="31"/>
        </w:numPr>
        <w:rPr>
          <w:sz w:val="24"/>
          <w:szCs w:val="24"/>
        </w:rPr>
      </w:pPr>
      <w:r w:rsidRPr="00AE770F">
        <w:rPr>
          <w:sz w:val="24"/>
          <w:szCs w:val="24"/>
        </w:rPr>
        <w:t>The Contractor must honor all manufacturers’ warranties and guarantees on all products offered through the Contract. If the manufacturer offers an onsite warranty, those warranty services will be passed on to the users of this Contract.</w:t>
      </w:r>
    </w:p>
    <w:p w14:paraId="5755C5CA" w14:textId="77777777" w:rsidR="000D1C35" w:rsidRPr="00AE770F" w:rsidRDefault="000D1C35" w:rsidP="000D1C35">
      <w:pPr>
        <w:pStyle w:val="BodyText"/>
        <w:numPr>
          <w:ilvl w:val="0"/>
          <w:numId w:val="31"/>
        </w:numPr>
        <w:rPr>
          <w:sz w:val="24"/>
          <w:szCs w:val="24"/>
        </w:rPr>
      </w:pPr>
      <w:r w:rsidRPr="00AE770F">
        <w:rPr>
          <w:sz w:val="24"/>
          <w:szCs w:val="24"/>
        </w:rPr>
        <w:t>The Contractor must continue to provide warranty service after Contract termination until expiration of warranties for products that have been purchased under the Contract.</w:t>
      </w:r>
    </w:p>
    <w:p w14:paraId="1091B625" w14:textId="77777777" w:rsidR="000D1C35" w:rsidRPr="00AE770F" w:rsidRDefault="000D1C35" w:rsidP="000D1C35">
      <w:pPr>
        <w:pStyle w:val="BodyText"/>
        <w:numPr>
          <w:ilvl w:val="0"/>
          <w:numId w:val="31"/>
        </w:numPr>
        <w:rPr>
          <w:sz w:val="24"/>
          <w:szCs w:val="24"/>
        </w:rPr>
      </w:pPr>
      <w:r w:rsidRPr="00AE770F">
        <w:rPr>
          <w:sz w:val="24"/>
          <w:szCs w:val="24"/>
        </w:rPr>
        <w:t>The Contractor must provide all labor, parts and travel necessary to keep the products in good operating condition and preserve its operating efficiency in accordance with its technical specifications for all CONUS and OCONUS locations.</w:t>
      </w:r>
    </w:p>
    <w:p w14:paraId="4105622A" w14:textId="77777777" w:rsidR="000D1C35" w:rsidRPr="00AE770F" w:rsidRDefault="000D1C35" w:rsidP="000D1C35">
      <w:pPr>
        <w:pStyle w:val="BodyText"/>
        <w:numPr>
          <w:ilvl w:val="0"/>
          <w:numId w:val="31"/>
        </w:numPr>
        <w:rPr>
          <w:sz w:val="24"/>
          <w:szCs w:val="24"/>
        </w:rPr>
      </w:pPr>
      <w:r w:rsidRPr="00AE770F">
        <w:rPr>
          <w:sz w:val="24"/>
          <w:szCs w:val="24"/>
        </w:rPr>
        <w:t>The Contractor must pay any necessary shipment and insurance costs.</w:t>
      </w:r>
    </w:p>
    <w:p w14:paraId="0693ABFE" w14:textId="77777777" w:rsidR="000D1C35" w:rsidRPr="00AE770F" w:rsidRDefault="000D1C35" w:rsidP="000D1C35">
      <w:pPr>
        <w:pStyle w:val="BodyText"/>
        <w:numPr>
          <w:ilvl w:val="0"/>
          <w:numId w:val="31"/>
        </w:numPr>
        <w:rPr>
          <w:sz w:val="24"/>
          <w:szCs w:val="24"/>
        </w:rPr>
      </w:pPr>
      <w:r w:rsidRPr="00AE770F">
        <w:rPr>
          <w:sz w:val="24"/>
          <w:szCs w:val="24"/>
        </w:rPr>
        <w:t>The Contractor must pay software and firmware maintenance costs if the FAA is required to obtain software or firmware for the replacement part.</w:t>
      </w:r>
    </w:p>
    <w:p w14:paraId="6A39F4BB" w14:textId="77777777" w:rsidR="000D1C35" w:rsidRPr="00AE770F" w:rsidRDefault="000D1C35" w:rsidP="000D1C35">
      <w:pPr>
        <w:pStyle w:val="BodyText"/>
        <w:rPr>
          <w:sz w:val="24"/>
          <w:szCs w:val="24"/>
        </w:rPr>
      </w:pPr>
    </w:p>
    <w:p w14:paraId="4C6E9262" w14:textId="77777777" w:rsidR="000D1C35" w:rsidRPr="00AE770F" w:rsidRDefault="000D1C35" w:rsidP="000D1C35">
      <w:pPr>
        <w:pStyle w:val="BodyText"/>
        <w:rPr>
          <w:sz w:val="24"/>
          <w:szCs w:val="24"/>
        </w:rPr>
      </w:pPr>
      <w:r w:rsidRPr="00AE770F">
        <w:rPr>
          <w:sz w:val="24"/>
          <w:szCs w:val="24"/>
        </w:rPr>
        <w:t>Onsite warranty services during the warranty period will not include electrical work external to the goods, the</w:t>
      </w:r>
      <w:r w:rsidRPr="00AE770F">
        <w:rPr>
          <w:spacing w:val="1"/>
          <w:sz w:val="24"/>
          <w:szCs w:val="24"/>
        </w:rPr>
        <w:t xml:space="preserve"> </w:t>
      </w:r>
      <w:r w:rsidRPr="00AE770F">
        <w:rPr>
          <w:sz w:val="24"/>
          <w:szCs w:val="24"/>
        </w:rPr>
        <w:t>furnishing of supplies, or adding or removing accessories, attachments, or other devices not provided under this</w:t>
      </w:r>
      <w:r w:rsidRPr="00AE770F">
        <w:rPr>
          <w:spacing w:val="1"/>
          <w:sz w:val="24"/>
          <w:szCs w:val="24"/>
        </w:rPr>
        <w:t xml:space="preserve"> </w:t>
      </w:r>
      <w:r w:rsidRPr="00AE770F">
        <w:rPr>
          <w:sz w:val="24"/>
          <w:szCs w:val="24"/>
        </w:rPr>
        <w:t xml:space="preserve">Contract. Onsite warranty services also will not include repair of </w:t>
      </w:r>
      <w:r w:rsidRPr="00AE770F">
        <w:rPr>
          <w:sz w:val="24"/>
          <w:szCs w:val="24"/>
        </w:rPr>
        <w:lastRenderedPageBreak/>
        <w:t>damage resulting from transportation by the</w:t>
      </w:r>
      <w:r w:rsidRPr="00AE770F">
        <w:rPr>
          <w:spacing w:val="1"/>
          <w:sz w:val="24"/>
          <w:szCs w:val="24"/>
        </w:rPr>
        <w:t xml:space="preserve"> </w:t>
      </w:r>
      <w:r w:rsidRPr="00AE770F">
        <w:rPr>
          <w:sz w:val="24"/>
          <w:szCs w:val="24"/>
        </w:rPr>
        <w:t>Government between Government sites or from accident, unless the accident is caused by negligent or intentional</w:t>
      </w:r>
      <w:r w:rsidRPr="00AE770F">
        <w:rPr>
          <w:spacing w:val="-48"/>
          <w:sz w:val="24"/>
          <w:szCs w:val="24"/>
        </w:rPr>
        <w:t xml:space="preserve"> </w:t>
      </w:r>
      <w:r w:rsidRPr="00AE770F">
        <w:rPr>
          <w:sz w:val="24"/>
          <w:szCs w:val="24"/>
        </w:rPr>
        <w:t>acts</w:t>
      </w:r>
      <w:r w:rsidRPr="00AE770F">
        <w:rPr>
          <w:spacing w:val="-1"/>
          <w:sz w:val="24"/>
          <w:szCs w:val="24"/>
        </w:rPr>
        <w:t xml:space="preserve"> </w:t>
      </w:r>
      <w:r w:rsidRPr="00AE770F">
        <w:rPr>
          <w:sz w:val="24"/>
          <w:szCs w:val="24"/>
        </w:rPr>
        <w:t>or omissions</w:t>
      </w:r>
      <w:r w:rsidRPr="00AE770F">
        <w:rPr>
          <w:spacing w:val="-1"/>
          <w:sz w:val="24"/>
          <w:szCs w:val="24"/>
        </w:rPr>
        <w:t xml:space="preserve"> </w:t>
      </w:r>
      <w:r w:rsidRPr="00AE770F">
        <w:rPr>
          <w:sz w:val="24"/>
          <w:szCs w:val="24"/>
        </w:rPr>
        <w:t>of the</w:t>
      </w:r>
      <w:r w:rsidRPr="00AE770F">
        <w:rPr>
          <w:spacing w:val="-1"/>
          <w:sz w:val="24"/>
          <w:szCs w:val="24"/>
        </w:rPr>
        <w:t xml:space="preserve"> </w:t>
      </w:r>
      <w:r w:rsidRPr="00AE770F">
        <w:rPr>
          <w:sz w:val="24"/>
          <w:szCs w:val="24"/>
        </w:rPr>
        <w:t>Contractor or its agents.</w:t>
      </w:r>
    </w:p>
    <w:p w14:paraId="48F29B62" w14:textId="77777777" w:rsidR="000D1C35" w:rsidRPr="00AE770F" w:rsidRDefault="000D1C35" w:rsidP="000D1C35">
      <w:pPr>
        <w:pStyle w:val="BodyText"/>
        <w:rPr>
          <w:sz w:val="24"/>
          <w:szCs w:val="24"/>
        </w:rPr>
      </w:pPr>
    </w:p>
    <w:p w14:paraId="1E3FDA04" w14:textId="48DCB4BB" w:rsidR="000D1C35" w:rsidRPr="00AE770F" w:rsidRDefault="000D1C35" w:rsidP="000D1C35">
      <w:pPr>
        <w:pStyle w:val="BodyText"/>
        <w:rPr>
          <w:sz w:val="24"/>
          <w:szCs w:val="24"/>
        </w:rPr>
      </w:pPr>
      <w:r w:rsidRPr="00AE770F">
        <w:rPr>
          <w:sz w:val="24"/>
          <w:szCs w:val="24"/>
        </w:rPr>
        <w:t>The</w:t>
      </w:r>
      <w:r w:rsidRPr="00AE770F">
        <w:rPr>
          <w:spacing w:val="-3"/>
          <w:sz w:val="24"/>
          <w:szCs w:val="24"/>
        </w:rPr>
        <w:t xml:space="preserve"> </w:t>
      </w:r>
      <w:r w:rsidRPr="00AE770F">
        <w:rPr>
          <w:sz w:val="24"/>
          <w:szCs w:val="24"/>
        </w:rPr>
        <w:t>Government</w:t>
      </w:r>
      <w:r w:rsidRPr="00AE770F">
        <w:rPr>
          <w:spacing w:val="-2"/>
          <w:sz w:val="24"/>
          <w:szCs w:val="24"/>
        </w:rPr>
        <w:t xml:space="preserve"> </w:t>
      </w:r>
      <w:r w:rsidRPr="00AE770F">
        <w:rPr>
          <w:sz w:val="24"/>
          <w:szCs w:val="24"/>
        </w:rPr>
        <w:t>may</w:t>
      </w:r>
      <w:r w:rsidRPr="00AE770F">
        <w:rPr>
          <w:spacing w:val="-2"/>
          <w:sz w:val="24"/>
          <w:szCs w:val="24"/>
        </w:rPr>
        <w:t xml:space="preserve"> </w:t>
      </w:r>
      <w:r w:rsidRPr="00AE770F">
        <w:rPr>
          <w:sz w:val="24"/>
          <w:szCs w:val="24"/>
        </w:rPr>
        <w:t>designate</w:t>
      </w:r>
      <w:r w:rsidRPr="00AE770F">
        <w:rPr>
          <w:spacing w:val="-2"/>
          <w:sz w:val="24"/>
          <w:szCs w:val="24"/>
        </w:rPr>
        <w:t xml:space="preserve"> </w:t>
      </w:r>
      <w:r w:rsidRPr="00AE770F">
        <w:rPr>
          <w:sz w:val="24"/>
          <w:szCs w:val="24"/>
        </w:rPr>
        <w:t>specific</w:t>
      </w:r>
      <w:r w:rsidRPr="00AE770F">
        <w:rPr>
          <w:spacing w:val="-4"/>
          <w:sz w:val="24"/>
          <w:szCs w:val="24"/>
        </w:rPr>
        <w:t xml:space="preserve"> </w:t>
      </w:r>
      <w:r w:rsidRPr="00AE770F">
        <w:rPr>
          <w:sz w:val="24"/>
          <w:szCs w:val="24"/>
        </w:rPr>
        <w:t>locations</w:t>
      </w:r>
      <w:r w:rsidRPr="00AE770F">
        <w:rPr>
          <w:spacing w:val="-2"/>
          <w:sz w:val="24"/>
          <w:szCs w:val="24"/>
        </w:rPr>
        <w:t xml:space="preserve"> </w:t>
      </w:r>
      <w:r w:rsidRPr="00AE770F">
        <w:rPr>
          <w:sz w:val="24"/>
          <w:szCs w:val="24"/>
        </w:rPr>
        <w:t>where</w:t>
      </w:r>
      <w:r w:rsidRPr="00AE770F">
        <w:rPr>
          <w:spacing w:val="-3"/>
          <w:sz w:val="24"/>
          <w:szCs w:val="24"/>
        </w:rPr>
        <w:t xml:space="preserve"> </w:t>
      </w:r>
      <w:r w:rsidRPr="00AE770F">
        <w:rPr>
          <w:sz w:val="24"/>
          <w:szCs w:val="24"/>
        </w:rPr>
        <w:t>on-site</w:t>
      </w:r>
      <w:r w:rsidRPr="00AE770F">
        <w:rPr>
          <w:spacing w:val="-2"/>
          <w:sz w:val="24"/>
          <w:szCs w:val="24"/>
        </w:rPr>
        <w:t xml:space="preserve"> </w:t>
      </w:r>
      <w:r w:rsidRPr="00AE770F">
        <w:rPr>
          <w:sz w:val="24"/>
          <w:szCs w:val="24"/>
        </w:rPr>
        <w:t>warranty</w:t>
      </w:r>
      <w:r w:rsidRPr="00AE770F">
        <w:rPr>
          <w:spacing w:val="-3"/>
          <w:sz w:val="24"/>
          <w:szCs w:val="24"/>
        </w:rPr>
        <w:t xml:space="preserve"> </w:t>
      </w:r>
      <w:r w:rsidRPr="00AE770F">
        <w:rPr>
          <w:sz w:val="24"/>
          <w:szCs w:val="24"/>
        </w:rPr>
        <w:t>services</w:t>
      </w:r>
      <w:r w:rsidRPr="00AE770F">
        <w:rPr>
          <w:spacing w:val="-2"/>
          <w:sz w:val="24"/>
          <w:szCs w:val="24"/>
        </w:rPr>
        <w:t xml:space="preserve"> </w:t>
      </w:r>
      <w:r w:rsidRPr="00AE770F">
        <w:rPr>
          <w:sz w:val="24"/>
          <w:szCs w:val="24"/>
        </w:rPr>
        <w:t>will</w:t>
      </w:r>
      <w:r w:rsidRPr="00AE770F">
        <w:rPr>
          <w:spacing w:val="-3"/>
          <w:sz w:val="24"/>
          <w:szCs w:val="24"/>
        </w:rPr>
        <w:t xml:space="preserve"> </w:t>
      </w:r>
      <w:r w:rsidRPr="00AE770F">
        <w:rPr>
          <w:sz w:val="24"/>
          <w:szCs w:val="24"/>
        </w:rPr>
        <w:t>be</w:t>
      </w:r>
      <w:r w:rsidRPr="00AE770F">
        <w:rPr>
          <w:spacing w:val="-2"/>
          <w:sz w:val="24"/>
          <w:szCs w:val="24"/>
        </w:rPr>
        <w:t xml:space="preserve"> </w:t>
      </w:r>
      <w:r w:rsidRPr="00AE770F">
        <w:rPr>
          <w:sz w:val="24"/>
          <w:szCs w:val="24"/>
        </w:rPr>
        <w:t>performed</w:t>
      </w:r>
      <w:r w:rsidRPr="00AE770F">
        <w:rPr>
          <w:spacing w:val="-3"/>
          <w:sz w:val="24"/>
          <w:szCs w:val="24"/>
        </w:rPr>
        <w:t xml:space="preserve"> </w:t>
      </w:r>
      <w:r w:rsidRPr="00AE770F">
        <w:rPr>
          <w:sz w:val="24"/>
          <w:szCs w:val="24"/>
        </w:rPr>
        <w:t>by</w:t>
      </w:r>
      <w:r w:rsidRPr="00AE770F">
        <w:rPr>
          <w:spacing w:val="-2"/>
          <w:sz w:val="24"/>
          <w:szCs w:val="24"/>
        </w:rPr>
        <w:t xml:space="preserve"> </w:t>
      </w:r>
      <w:r w:rsidRPr="00AE770F">
        <w:rPr>
          <w:sz w:val="24"/>
          <w:szCs w:val="24"/>
        </w:rPr>
        <w:t>Contractor</w:t>
      </w:r>
      <w:r w:rsidRPr="00AE770F">
        <w:rPr>
          <w:spacing w:val="-47"/>
          <w:sz w:val="24"/>
          <w:szCs w:val="24"/>
        </w:rPr>
        <w:t xml:space="preserve"> </w:t>
      </w:r>
      <w:r w:rsidRPr="00AE770F">
        <w:rPr>
          <w:sz w:val="24"/>
          <w:szCs w:val="24"/>
        </w:rPr>
        <w:t>provided computer technicians. A list of sites will be provided, as required, to facilitate on-site warranty services.</w:t>
      </w:r>
      <w:r w:rsidRPr="00AE770F">
        <w:rPr>
          <w:spacing w:val="1"/>
          <w:sz w:val="24"/>
          <w:szCs w:val="24"/>
        </w:rPr>
        <w:t xml:space="preserve"> </w:t>
      </w:r>
      <w:r w:rsidR="002D6781">
        <w:rPr>
          <w:spacing w:val="1"/>
          <w:sz w:val="24"/>
          <w:szCs w:val="24"/>
        </w:rPr>
        <w:t>Contract clauses 3.14-2 and 3.14-4</w:t>
      </w:r>
      <w:r w:rsidRPr="00F24DAE">
        <w:rPr>
          <w:sz w:val="24"/>
          <w:szCs w:val="24"/>
        </w:rPr>
        <w:t xml:space="preserve"> address</w:t>
      </w:r>
      <w:r w:rsidRPr="00F24DAE">
        <w:rPr>
          <w:spacing w:val="-2"/>
          <w:sz w:val="24"/>
          <w:szCs w:val="24"/>
        </w:rPr>
        <w:t xml:space="preserve"> </w:t>
      </w:r>
      <w:r w:rsidRPr="00F24DAE">
        <w:rPr>
          <w:sz w:val="24"/>
          <w:szCs w:val="24"/>
        </w:rPr>
        <w:t>Contractor security</w:t>
      </w:r>
      <w:r w:rsidRPr="00F24DAE">
        <w:rPr>
          <w:spacing w:val="-2"/>
          <w:sz w:val="24"/>
          <w:szCs w:val="24"/>
        </w:rPr>
        <w:t xml:space="preserve"> </w:t>
      </w:r>
      <w:r w:rsidRPr="00F24DAE">
        <w:rPr>
          <w:sz w:val="24"/>
          <w:szCs w:val="24"/>
        </w:rPr>
        <w:t>requirements and procedures</w:t>
      </w:r>
      <w:r w:rsidRPr="00F24DAE">
        <w:rPr>
          <w:spacing w:val="-1"/>
          <w:sz w:val="24"/>
          <w:szCs w:val="24"/>
        </w:rPr>
        <w:t xml:space="preserve"> </w:t>
      </w:r>
      <w:r w:rsidRPr="00F24DAE">
        <w:rPr>
          <w:sz w:val="24"/>
          <w:szCs w:val="24"/>
        </w:rPr>
        <w:t>for access</w:t>
      </w:r>
      <w:r w:rsidRPr="00F24DAE">
        <w:rPr>
          <w:spacing w:val="-1"/>
          <w:sz w:val="24"/>
          <w:szCs w:val="24"/>
        </w:rPr>
        <w:t xml:space="preserve"> </w:t>
      </w:r>
      <w:r w:rsidRPr="00F24DAE">
        <w:rPr>
          <w:sz w:val="24"/>
          <w:szCs w:val="24"/>
        </w:rPr>
        <w:t>to facilities.</w:t>
      </w:r>
    </w:p>
    <w:p w14:paraId="16F4B474" w14:textId="2A152005" w:rsidR="001A597F" w:rsidRPr="001A597F" w:rsidRDefault="001A597F" w:rsidP="00E6360C">
      <w:pPr>
        <w:pStyle w:val="BodyText"/>
        <w:kinsoku w:val="0"/>
        <w:overflowPunct w:val="0"/>
        <w:spacing w:line="244" w:lineRule="exact"/>
        <w:ind w:left="174"/>
        <w:rPr>
          <w:sz w:val="24"/>
          <w:szCs w:val="24"/>
        </w:rPr>
      </w:pPr>
    </w:p>
    <w:p w14:paraId="138F72AE" w14:textId="17F44FE4" w:rsidR="00D51681" w:rsidRPr="001340F9" w:rsidRDefault="00896D88" w:rsidP="00E34D29">
      <w:pPr>
        <w:pStyle w:val="Heading1"/>
        <w:ind w:left="0" w:firstLine="0"/>
      </w:pPr>
      <w:bookmarkStart w:id="179" w:name="_Toc135289524"/>
      <w:r>
        <w:t xml:space="preserve">  </w:t>
      </w:r>
      <w:r w:rsidR="00D51681" w:rsidRPr="001340F9">
        <w:t>PRO</w:t>
      </w:r>
      <w:r w:rsidR="003966DC">
        <w:t>DUCT-BASED</w:t>
      </w:r>
      <w:r w:rsidR="00D51681" w:rsidRPr="001340F9">
        <w:rPr>
          <w:spacing w:val="-4"/>
        </w:rPr>
        <w:t xml:space="preserve"> </w:t>
      </w:r>
      <w:r w:rsidR="00D51681" w:rsidRPr="001340F9">
        <w:t>SERVICES</w:t>
      </w:r>
      <w:bookmarkEnd w:id="179"/>
      <w:r w:rsidR="00E56651">
        <w:t xml:space="preserve"> – CATEGORY </w:t>
      </w:r>
      <w:del w:id="180" w:author="Burns, Willaton (FAA)" w:date="2026-07-23T11:54:00Z" w16du:dateUtc="2026-07-23T15:54:00Z">
        <w:r w:rsidR="0069490C" w:rsidDel="006C3E51">
          <w:delText>4</w:delText>
        </w:r>
      </w:del>
      <w:ins w:id="181" w:author="Burns, Willaton (FAA)" w:date="2026-07-23T11:54:00Z" w16du:dateUtc="2026-07-23T15:54:00Z">
        <w:r w:rsidR="006C3E51">
          <w:t>5</w:t>
        </w:r>
      </w:ins>
    </w:p>
    <w:p w14:paraId="012F3F3A" w14:textId="77777777" w:rsidR="00D51681" w:rsidRPr="0087114D" w:rsidRDefault="00D51681" w:rsidP="00D51681">
      <w:pPr>
        <w:rPr>
          <w:rFonts w:ascii="Times New Roman" w:hAnsi="Times New Roman" w:cs="Times New Roman"/>
          <w:b/>
        </w:rPr>
      </w:pPr>
    </w:p>
    <w:p w14:paraId="17ADC6BD" w14:textId="641DBC91" w:rsidR="00A0510A" w:rsidRPr="00286EE6" w:rsidRDefault="00D51681" w:rsidP="00B81A72">
      <w:pPr>
        <w:pStyle w:val="Heading1"/>
        <w:numPr>
          <w:ilvl w:val="0"/>
          <w:numId w:val="0"/>
        </w:numPr>
        <w:rPr>
          <w:b w:val="0"/>
          <w:bCs w:val="0"/>
        </w:rPr>
      </w:pPr>
      <w:r w:rsidRPr="00286EE6">
        <w:rPr>
          <w:b w:val="0"/>
          <w:bCs w:val="0"/>
          <w:sz w:val="24"/>
          <w:szCs w:val="24"/>
        </w:rPr>
        <w:t>All pro</w:t>
      </w:r>
      <w:r w:rsidR="003966DC">
        <w:rPr>
          <w:b w:val="0"/>
          <w:bCs w:val="0"/>
          <w:sz w:val="24"/>
          <w:szCs w:val="24"/>
        </w:rPr>
        <w:t>duct-based</w:t>
      </w:r>
      <w:r w:rsidRPr="00286EE6">
        <w:rPr>
          <w:b w:val="0"/>
          <w:bCs w:val="0"/>
          <w:sz w:val="24"/>
          <w:szCs w:val="24"/>
        </w:rPr>
        <w:t xml:space="preserve"> services must be directly related to the OEM/IT product solutions procured through this </w:t>
      </w:r>
      <w:r w:rsidR="00904034" w:rsidRPr="00286EE6">
        <w:rPr>
          <w:b w:val="0"/>
          <w:bCs w:val="0"/>
          <w:sz w:val="24"/>
          <w:szCs w:val="24"/>
        </w:rPr>
        <w:t>contract</w:t>
      </w:r>
      <w:r w:rsidRPr="00286EE6">
        <w:rPr>
          <w:b w:val="0"/>
          <w:bCs w:val="0"/>
          <w:sz w:val="24"/>
          <w:szCs w:val="24"/>
        </w:rPr>
        <w:t xml:space="preserve">. </w:t>
      </w:r>
      <w:r w:rsidR="00350A6B" w:rsidRPr="00F969A9">
        <w:rPr>
          <w:b w:val="0"/>
          <w:bCs w:val="0"/>
          <w:sz w:val="23"/>
          <w:szCs w:val="23"/>
        </w:rPr>
        <w:t xml:space="preserve">All services </w:t>
      </w:r>
      <w:r w:rsidR="00F969A9">
        <w:rPr>
          <w:b w:val="0"/>
          <w:bCs w:val="0"/>
          <w:sz w:val="23"/>
          <w:szCs w:val="23"/>
        </w:rPr>
        <w:t>must</w:t>
      </w:r>
      <w:r w:rsidR="00350A6B" w:rsidRPr="00F969A9">
        <w:rPr>
          <w:b w:val="0"/>
          <w:bCs w:val="0"/>
          <w:sz w:val="23"/>
          <w:szCs w:val="23"/>
        </w:rPr>
        <w:t xml:space="preserve"> be performed as negotiated and as incorporated into individual delivery orders by the ordering contracting officer. Other direct expenses for items used in providing the product-based services </w:t>
      </w:r>
      <w:r w:rsidR="00F969A9">
        <w:rPr>
          <w:b w:val="0"/>
          <w:bCs w:val="0"/>
          <w:sz w:val="23"/>
          <w:szCs w:val="23"/>
        </w:rPr>
        <w:t>must</w:t>
      </w:r>
      <w:r w:rsidR="00350A6B" w:rsidRPr="00F969A9">
        <w:rPr>
          <w:b w:val="0"/>
          <w:bCs w:val="0"/>
          <w:sz w:val="23"/>
          <w:szCs w:val="23"/>
        </w:rPr>
        <w:t xml:space="preserve"> be priced on a firm-fixed price basis. Travel and per diem </w:t>
      </w:r>
      <w:r w:rsidR="00F969A9">
        <w:rPr>
          <w:b w:val="0"/>
          <w:bCs w:val="0"/>
          <w:sz w:val="23"/>
          <w:szCs w:val="23"/>
        </w:rPr>
        <w:t>must</w:t>
      </w:r>
      <w:r w:rsidR="00350A6B" w:rsidRPr="00F969A9">
        <w:rPr>
          <w:b w:val="0"/>
          <w:bCs w:val="0"/>
          <w:sz w:val="23"/>
          <w:szCs w:val="23"/>
        </w:rPr>
        <w:t xml:space="preserve"> be quoted on a firm fixed price basis and </w:t>
      </w:r>
      <w:r w:rsidR="00F969A9">
        <w:rPr>
          <w:b w:val="0"/>
          <w:bCs w:val="0"/>
          <w:sz w:val="23"/>
          <w:szCs w:val="23"/>
        </w:rPr>
        <w:t>must</w:t>
      </w:r>
      <w:r w:rsidR="00350A6B" w:rsidRPr="00F969A9">
        <w:rPr>
          <w:b w:val="0"/>
          <w:bCs w:val="0"/>
          <w:sz w:val="23"/>
          <w:szCs w:val="23"/>
        </w:rPr>
        <w:t xml:space="preserve"> be priced in accordance with the then current version of the FAA Travel Policy</w:t>
      </w:r>
      <w:r w:rsidR="001E66E2">
        <w:rPr>
          <w:b w:val="0"/>
          <w:bCs w:val="0"/>
          <w:sz w:val="23"/>
          <w:szCs w:val="23"/>
        </w:rPr>
        <w:t>.</w:t>
      </w:r>
      <w:r w:rsidR="00A0510A" w:rsidRPr="00286EE6">
        <w:rPr>
          <w:b w:val="0"/>
          <w:bCs w:val="0"/>
          <w:sz w:val="24"/>
          <w:szCs w:val="24"/>
        </w:rPr>
        <w:t xml:space="preserve"> </w:t>
      </w:r>
    </w:p>
    <w:p w14:paraId="42B26D94" w14:textId="77777777" w:rsidR="00286EE6" w:rsidRDefault="00286EE6" w:rsidP="00B81A72">
      <w:pPr>
        <w:pStyle w:val="BodyText"/>
        <w:rPr>
          <w:b/>
          <w:bCs/>
          <w:sz w:val="24"/>
          <w:szCs w:val="24"/>
        </w:rPr>
      </w:pPr>
    </w:p>
    <w:p w14:paraId="57C5CFE9" w14:textId="2FE69F8F" w:rsidR="00467A3E" w:rsidRPr="00E001B4" w:rsidRDefault="00467A3E" w:rsidP="00B81A72">
      <w:pPr>
        <w:pStyle w:val="Heading1"/>
        <w:numPr>
          <w:ilvl w:val="0"/>
          <w:numId w:val="0"/>
        </w:numPr>
        <w:rPr>
          <w:b w:val="0"/>
          <w:bCs w:val="0"/>
          <w:sz w:val="24"/>
          <w:szCs w:val="24"/>
        </w:rPr>
      </w:pPr>
      <w:r w:rsidRPr="00E001B4">
        <w:rPr>
          <w:b w:val="0"/>
          <w:bCs w:val="0"/>
          <w:sz w:val="24"/>
          <w:szCs w:val="24"/>
        </w:rPr>
        <w:t xml:space="preserve">As stated in Section 2, the following is considered out of scope under this Contract: </w:t>
      </w:r>
      <w:r w:rsidR="001E66E2" w:rsidRPr="001E66E2">
        <w:rPr>
          <w:b w:val="0"/>
          <w:bCs w:val="0"/>
          <w:sz w:val="24"/>
          <w:szCs w:val="24"/>
        </w:rPr>
        <w:t xml:space="preserve">non-COTS software items, software development for COTS items, </w:t>
      </w:r>
      <w:r w:rsidRPr="00E001B4">
        <w:rPr>
          <w:b w:val="0"/>
          <w:bCs w:val="0"/>
          <w:sz w:val="24"/>
          <w:szCs w:val="24"/>
        </w:rPr>
        <w:t xml:space="preserve">web development and web design services, software operations and maintenance (O&amp;M) services, </w:t>
      </w:r>
      <w:r w:rsidR="002C0D99">
        <w:rPr>
          <w:b w:val="0"/>
          <w:bCs w:val="0"/>
          <w:sz w:val="24"/>
          <w:szCs w:val="24"/>
        </w:rPr>
        <w:t xml:space="preserve">alterations </w:t>
      </w:r>
      <w:r w:rsidR="001C4BF3">
        <w:rPr>
          <w:b w:val="0"/>
          <w:bCs w:val="0"/>
          <w:sz w:val="24"/>
          <w:szCs w:val="24"/>
        </w:rPr>
        <w:t xml:space="preserve">to </w:t>
      </w:r>
      <w:r w:rsidR="00F969A9">
        <w:rPr>
          <w:b w:val="0"/>
          <w:bCs w:val="0"/>
          <w:sz w:val="24"/>
          <w:szCs w:val="24"/>
        </w:rPr>
        <w:t xml:space="preserve">a </w:t>
      </w:r>
      <w:r w:rsidR="001C4BF3">
        <w:rPr>
          <w:b w:val="0"/>
          <w:bCs w:val="0"/>
          <w:sz w:val="24"/>
          <w:szCs w:val="24"/>
        </w:rPr>
        <w:t>physical site</w:t>
      </w:r>
      <w:r w:rsidR="00F969A9">
        <w:rPr>
          <w:b w:val="0"/>
          <w:bCs w:val="0"/>
          <w:sz w:val="24"/>
          <w:szCs w:val="24"/>
        </w:rPr>
        <w:t xml:space="preserve"> (e.g., wiring, electrical, plumbing, construction)</w:t>
      </w:r>
      <w:r w:rsidR="00791B67">
        <w:rPr>
          <w:b w:val="0"/>
          <w:bCs w:val="0"/>
          <w:sz w:val="24"/>
          <w:szCs w:val="24"/>
        </w:rPr>
        <w:t xml:space="preserve">, </w:t>
      </w:r>
      <w:r w:rsidRPr="00E001B4">
        <w:rPr>
          <w:b w:val="0"/>
          <w:bCs w:val="0"/>
          <w:sz w:val="24"/>
          <w:szCs w:val="24"/>
        </w:rPr>
        <w:t>level of effort (LOE) support services including full time equivalent employees with a yearly period of performance (</w:t>
      </w:r>
      <w:r w:rsidR="00B81A72" w:rsidRPr="00E001B4">
        <w:rPr>
          <w:b w:val="0"/>
          <w:bCs w:val="0"/>
          <w:sz w:val="24"/>
          <w:szCs w:val="24"/>
        </w:rPr>
        <w:t>i.e.,</w:t>
      </w:r>
      <w:r w:rsidRPr="00E001B4">
        <w:rPr>
          <w:b w:val="0"/>
          <w:bCs w:val="0"/>
          <w:sz w:val="24"/>
          <w:szCs w:val="24"/>
        </w:rPr>
        <w:t xml:space="preserve"> option years).</w:t>
      </w:r>
    </w:p>
    <w:p w14:paraId="18B0CD50" w14:textId="77777777" w:rsidR="00467A3E" w:rsidRPr="00E001B4" w:rsidRDefault="00467A3E" w:rsidP="00B81A72">
      <w:pPr>
        <w:pStyle w:val="Heading1"/>
        <w:numPr>
          <w:ilvl w:val="0"/>
          <w:numId w:val="0"/>
        </w:numPr>
        <w:rPr>
          <w:b w:val="0"/>
          <w:bCs w:val="0"/>
          <w:sz w:val="24"/>
          <w:szCs w:val="24"/>
        </w:rPr>
      </w:pPr>
    </w:p>
    <w:p w14:paraId="0C994886" w14:textId="18FB31B4" w:rsidR="00D51681" w:rsidRPr="00E001B4" w:rsidRDefault="00D51681" w:rsidP="00B81A72">
      <w:pPr>
        <w:pStyle w:val="Heading1"/>
        <w:numPr>
          <w:ilvl w:val="0"/>
          <w:numId w:val="0"/>
        </w:numPr>
        <w:rPr>
          <w:b w:val="0"/>
          <w:bCs w:val="0"/>
          <w:sz w:val="24"/>
          <w:szCs w:val="24"/>
        </w:rPr>
      </w:pPr>
      <w:r w:rsidRPr="00E001B4">
        <w:rPr>
          <w:b w:val="0"/>
          <w:bCs w:val="0"/>
          <w:sz w:val="24"/>
          <w:szCs w:val="24"/>
        </w:rPr>
        <w:t xml:space="preserve">All </w:t>
      </w:r>
      <w:r w:rsidR="003A571C" w:rsidRPr="00E001B4">
        <w:rPr>
          <w:b w:val="0"/>
          <w:bCs w:val="0"/>
          <w:sz w:val="24"/>
          <w:szCs w:val="24"/>
        </w:rPr>
        <w:t>pro</w:t>
      </w:r>
      <w:r w:rsidR="003966DC">
        <w:rPr>
          <w:b w:val="0"/>
          <w:bCs w:val="0"/>
          <w:sz w:val="24"/>
          <w:szCs w:val="24"/>
        </w:rPr>
        <w:t>duct-based</w:t>
      </w:r>
      <w:r w:rsidR="003A571C" w:rsidRPr="00E001B4">
        <w:rPr>
          <w:b w:val="0"/>
          <w:bCs w:val="0"/>
          <w:sz w:val="24"/>
          <w:szCs w:val="24"/>
        </w:rPr>
        <w:t xml:space="preserve"> </w:t>
      </w:r>
      <w:r w:rsidRPr="00E001B4">
        <w:rPr>
          <w:b w:val="0"/>
          <w:bCs w:val="0"/>
          <w:sz w:val="24"/>
          <w:szCs w:val="24"/>
        </w:rPr>
        <w:t xml:space="preserve">services </w:t>
      </w:r>
      <w:r w:rsidR="00A0510A" w:rsidRPr="00E001B4">
        <w:rPr>
          <w:b w:val="0"/>
          <w:bCs w:val="0"/>
          <w:sz w:val="24"/>
          <w:szCs w:val="24"/>
        </w:rPr>
        <w:t xml:space="preserve">and associated ODC’s </w:t>
      </w:r>
      <w:r w:rsidR="005460CD" w:rsidRPr="00E001B4">
        <w:rPr>
          <w:b w:val="0"/>
          <w:bCs w:val="0"/>
          <w:sz w:val="24"/>
          <w:szCs w:val="24"/>
        </w:rPr>
        <w:t>REQUIRE</w:t>
      </w:r>
      <w:r w:rsidR="000668FD" w:rsidRPr="00E001B4">
        <w:rPr>
          <w:b w:val="0"/>
          <w:bCs w:val="0"/>
          <w:sz w:val="24"/>
          <w:szCs w:val="24"/>
        </w:rPr>
        <w:t xml:space="preserve"> </w:t>
      </w:r>
      <w:r w:rsidR="005460CD" w:rsidRPr="00E001B4">
        <w:rPr>
          <w:b w:val="0"/>
          <w:bCs w:val="0"/>
          <w:sz w:val="24"/>
          <w:szCs w:val="24"/>
        </w:rPr>
        <w:t>APPROVAL</w:t>
      </w:r>
      <w:r w:rsidR="000668FD" w:rsidRPr="00E001B4">
        <w:rPr>
          <w:b w:val="0"/>
          <w:bCs w:val="0"/>
          <w:sz w:val="24"/>
          <w:szCs w:val="24"/>
        </w:rPr>
        <w:t xml:space="preserve"> from the COR and Administrating Contracting Officer (ACO</w:t>
      </w:r>
      <w:r w:rsidR="00EE5EBB" w:rsidRPr="00E001B4">
        <w:rPr>
          <w:b w:val="0"/>
          <w:bCs w:val="0"/>
          <w:sz w:val="24"/>
          <w:szCs w:val="24"/>
        </w:rPr>
        <w:t>)</w:t>
      </w:r>
      <w:r w:rsidR="00EE5EBB">
        <w:rPr>
          <w:b w:val="0"/>
          <w:bCs w:val="0"/>
          <w:sz w:val="24"/>
          <w:szCs w:val="24"/>
        </w:rPr>
        <w:t xml:space="preserve"> and</w:t>
      </w:r>
      <w:r w:rsidR="00F77251" w:rsidRPr="00E001B4">
        <w:rPr>
          <w:b w:val="0"/>
          <w:bCs w:val="0"/>
          <w:sz w:val="24"/>
          <w:szCs w:val="24"/>
        </w:rPr>
        <w:t xml:space="preserve"> </w:t>
      </w:r>
      <w:r w:rsidRPr="00E001B4">
        <w:rPr>
          <w:b w:val="0"/>
          <w:bCs w:val="0"/>
          <w:sz w:val="24"/>
          <w:szCs w:val="24"/>
        </w:rPr>
        <w:t xml:space="preserve">must be performed as negotiated and agreed to by </w:t>
      </w:r>
      <w:r w:rsidR="00F77251" w:rsidRPr="00E001B4">
        <w:rPr>
          <w:b w:val="0"/>
          <w:bCs w:val="0"/>
          <w:sz w:val="24"/>
          <w:szCs w:val="24"/>
        </w:rPr>
        <w:t>the ACO</w:t>
      </w:r>
      <w:r w:rsidR="00697197">
        <w:rPr>
          <w:b w:val="0"/>
          <w:bCs w:val="0"/>
          <w:sz w:val="24"/>
          <w:szCs w:val="24"/>
        </w:rPr>
        <w:t>,</w:t>
      </w:r>
      <w:r w:rsidR="00F77251" w:rsidRPr="00E001B4">
        <w:rPr>
          <w:b w:val="0"/>
          <w:bCs w:val="0"/>
          <w:sz w:val="24"/>
          <w:szCs w:val="24"/>
        </w:rPr>
        <w:t xml:space="preserve"> before a delivery order is awarded.  </w:t>
      </w:r>
    </w:p>
    <w:p w14:paraId="7F83735A" w14:textId="77777777" w:rsidR="00286EE6" w:rsidRPr="00E001B4" w:rsidRDefault="00286EE6" w:rsidP="00B81A72">
      <w:pPr>
        <w:pStyle w:val="Heading1"/>
        <w:numPr>
          <w:ilvl w:val="0"/>
          <w:numId w:val="0"/>
        </w:numPr>
        <w:rPr>
          <w:b w:val="0"/>
          <w:bCs w:val="0"/>
          <w:sz w:val="24"/>
          <w:szCs w:val="24"/>
        </w:rPr>
      </w:pPr>
    </w:p>
    <w:p w14:paraId="1B0781E1" w14:textId="5FA7C915" w:rsidR="00D51681" w:rsidRPr="00E001B4" w:rsidRDefault="00D51681" w:rsidP="00B81A72">
      <w:pPr>
        <w:pStyle w:val="Heading1"/>
        <w:numPr>
          <w:ilvl w:val="0"/>
          <w:numId w:val="0"/>
        </w:numPr>
        <w:rPr>
          <w:b w:val="0"/>
          <w:bCs w:val="0"/>
          <w:sz w:val="24"/>
          <w:szCs w:val="24"/>
        </w:rPr>
      </w:pPr>
      <w:r w:rsidRPr="00E001B4">
        <w:rPr>
          <w:b w:val="0"/>
          <w:bCs w:val="0"/>
          <w:sz w:val="24"/>
          <w:szCs w:val="24"/>
        </w:rPr>
        <w:t xml:space="preserve">If required, the Contractor must provide </w:t>
      </w:r>
      <w:r w:rsidR="00523512">
        <w:rPr>
          <w:b w:val="0"/>
          <w:bCs w:val="0"/>
          <w:sz w:val="24"/>
          <w:szCs w:val="24"/>
        </w:rPr>
        <w:t xml:space="preserve">product-based </w:t>
      </w:r>
      <w:r w:rsidRPr="00E001B4">
        <w:rPr>
          <w:b w:val="0"/>
          <w:bCs w:val="0"/>
          <w:sz w:val="24"/>
          <w:szCs w:val="24"/>
        </w:rPr>
        <w:t xml:space="preserve">services to the Government relating to the </w:t>
      </w:r>
      <w:r w:rsidR="0071668A" w:rsidRPr="00E001B4">
        <w:rPr>
          <w:b w:val="0"/>
          <w:bCs w:val="0"/>
          <w:sz w:val="24"/>
          <w:szCs w:val="24"/>
        </w:rPr>
        <w:t>initial purchase of HW/SW.</w:t>
      </w:r>
      <w:r w:rsidRPr="00E001B4">
        <w:rPr>
          <w:b w:val="0"/>
          <w:bCs w:val="0"/>
          <w:sz w:val="24"/>
          <w:szCs w:val="24"/>
        </w:rPr>
        <w:t xml:space="preserve"> The services include the following subject areas:</w:t>
      </w:r>
    </w:p>
    <w:p w14:paraId="0A0E5029" w14:textId="77777777" w:rsidR="00D51681" w:rsidRPr="00E001B4" w:rsidRDefault="00D51681" w:rsidP="00E001B4">
      <w:pPr>
        <w:pStyle w:val="Heading1"/>
        <w:numPr>
          <w:ilvl w:val="0"/>
          <w:numId w:val="0"/>
        </w:numPr>
        <w:ind w:left="360"/>
        <w:rPr>
          <w:b w:val="0"/>
          <w:bCs w:val="0"/>
          <w:sz w:val="24"/>
          <w:szCs w:val="24"/>
        </w:rPr>
      </w:pPr>
    </w:p>
    <w:p w14:paraId="638CB377" w14:textId="77777777" w:rsidR="00D51681" w:rsidRPr="00F422D9" w:rsidRDefault="00D51681" w:rsidP="003D3BD4">
      <w:pPr>
        <w:pStyle w:val="BodyText"/>
        <w:numPr>
          <w:ilvl w:val="0"/>
          <w:numId w:val="25"/>
        </w:numPr>
        <w:rPr>
          <w:sz w:val="24"/>
          <w:szCs w:val="24"/>
        </w:rPr>
      </w:pPr>
      <w:r w:rsidRPr="00F422D9">
        <w:rPr>
          <w:sz w:val="24"/>
          <w:szCs w:val="24"/>
        </w:rPr>
        <w:t>System Configuration and Integration</w:t>
      </w:r>
    </w:p>
    <w:p w14:paraId="27CDD22B" w14:textId="77777777" w:rsidR="00D51681" w:rsidRPr="00F422D9" w:rsidRDefault="00D51681" w:rsidP="003D3BD4">
      <w:pPr>
        <w:pStyle w:val="BodyText"/>
        <w:numPr>
          <w:ilvl w:val="0"/>
          <w:numId w:val="25"/>
        </w:numPr>
        <w:rPr>
          <w:sz w:val="24"/>
          <w:szCs w:val="24"/>
        </w:rPr>
      </w:pPr>
      <w:r w:rsidRPr="00F422D9">
        <w:rPr>
          <w:sz w:val="24"/>
          <w:szCs w:val="24"/>
        </w:rPr>
        <w:t>Physical Site Analysis</w:t>
      </w:r>
    </w:p>
    <w:p w14:paraId="1E0491B7" w14:textId="77777777" w:rsidR="00D51681" w:rsidRPr="00F422D9" w:rsidRDefault="00D51681" w:rsidP="003D3BD4">
      <w:pPr>
        <w:pStyle w:val="BodyText"/>
        <w:numPr>
          <w:ilvl w:val="0"/>
          <w:numId w:val="25"/>
        </w:numPr>
        <w:rPr>
          <w:sz w:val="24"/>
          <w:szCs w:val="24"/>
        </w:rPr>
      </w:pPr>
      <w:r w:rsidRPr="00F422D9">
        <w:rPr>
          <w:sz w:val="24"/>
          <w:szCs w:val="24"/>
        </w:rPr>
        <w:t>Installations</w:t>
      </w:r>
    </w:p>
    <w:p w14:paraId="3056E802" w14:textId="77777777" w:rsidR="00D51681" w:rsidRPr="00F422D9" w:rsidRDefault="00D51681" w:rsidP="003D3BD4">
      <w:pPr>
        <w:pStyle w:val="BodyText"/>
        <w:numPr>
          <w:ilvl w:val="0"/>
          <w:numId w:val="25"/>
        </w:numPr>
        <w:rPr>
          <w:sz w:val="24"/>
          <w:szCs w:val="24"/>
        </w:rPr>
      </w:pPr>
      <w:r w:rsidRPr="00F422D9">
        <w:rPr>
          <w:sz w:val="24"/>
          <w:szCs w:val="24"/>
        </w:rPr>
        <w:t>Equipment Maintenance</w:t>
      </w:r>
    </w:p>
    <w:p w14:paraId="110F55FE" w14:textId="77777777" w:rsidR="00D51681" w:rsidRPr="00F422D9" w:rsidRDefault="00D51681" w:rsidP="003D3BD4">
      <w:pPr>
        <w:pStyle w:val="BodyText"/>
        <w:numPr>
          <w:ilvl w:val="0"/>
          <w:numId w:val="25"/>
        </w:numPr>
        <w:rPr>
          <w:sz w:val="24"/>
          <w:szCs w:val="24"/>
        </w:rPr>
      </w:pPr>
      <w:r w:rsidRPr="00F422D9">
        <w:rPr>
          <w:sz w:val="24"/>
          <w:szCs w:val="24"/>
        </w:rPr>
        <w:t>Training</w:t>
      </w:r>
    </w:p>
    <w:p w14:paraId="1462ACC5" w14:textId="6C9B3635" w:rsidR="00D51681" w:rsidRPr="00F422D9" w:rsidRDefault="0064533C" w:rsidP="003D3BD4">
      <w:pPr>
        <w:pStyle w:val="BodyText"/>
        <w:numPr>
          <w:ilvl w:val="0"/>
          <w:numId w:val="25"/>
        </w:numPr>
        <w:rPr>
          <w:sz w:val="24"/>
          <w:szCs w:val="24"/>
        </w:rPr>
      </w:pPr>
      <w:r>
        <w:rPr>
          <w:sz w:val="24"/>
          <w:szCs w:val="24"/>
        </w:rPr>
        <w:t>Engineering</w:t>
      </w:r>
      <w:r w:rsidRPr="00F422D9">
        <w:rPr>
          <w:sz w:val="24"/>
          <w:szCs w:val="24"/>
        </w:rPr>
        <w:t xml:space="preserve"> </w:t>
      </w:r>
    </w:p>
    <w:p w14:paraId="288ABD96" w14:textId="77777777" w:rsidR="00D51681" w:rsidRPr="00F422D9" w:rsidRDefault="00D51681" w:rsidP="003D3BD4">
      <w:pPr>
        <w:pStyle w:val="BodyText"/>
        <w:rPr>
          <w:sz w:val="24"/>
          <w:szCs w:val="24"/>
        </w:rPr>
      </w:pPr>
    </w:p>
    <w:p w14:paraId="6D97E9EC" w14:textId="77777777" w:rsidR="00D51681" w:rsidRPr="00F422D9" w:rsidRDefault="00D51681" w:rsidP="003D3BD4">
      <w:pPr>
        <w:pStyle w:val="BodyText"/>
        <w:rPr>
          <w:sz w:val="24"/>
          <w:szCs w:val="24"/>
        </w:rPr>
      </w:pPr>
      <w:r w:rsidRPr="00F422D9">
        <w:rPr>
          <w:sz w:val="24"/>
          <w:szCs w:val="24"/>
        </w:rPr>
        <w:t>Further</w:t>
      </w:r>
      <w:r w:rsidRPr="00F422D9">
        <w:rPr>
          <w:spacing w:val="-3"/>
          <w:sz w:val="24"/>
          <w:szCs w:val="24"/>
        </w:rPr>
        <w:t xml:space="preserve"> </w:t>
      </w:r>
      <w:r w:rsidRPr="00F422D9">
        <w:rPr>
          <w:sz w:val="24"/>
          <w:szCs w:val="24"/>
        </w:rPr>
        <w:t>information</w:t>
      </w:r>
      <w:r w:rsidRPr="00F422D9">
        <w:rPr>
          <w:spacing w:val="-2"/>
          <w:sz w:val="24"/>
          <w:szCs w:val="24"/>
        </w:rPr>
        <w:t xml:space="preserve"> </w:t>
      </w:r>
      <w:r w:rsidRPr="00F422D9">
        <w:rPr>
          <w:sz w:val="24"/>
          <w:szCs w:val="24"/>
        </w:rPr>
        <w:t>on</w:t>
      </w:r>
      <w:r w:rsidRPr="00F422D9">
        <w:rPr>
          <w:spacing w:val="-1"/>
          <w:sz w:val="24"/>
          <w:szCs w:val="24"/>
        </w:rPr>
        <w:t xml:space="preserve"> </w:t>
      </w:r>
      <w:r w:rsidRPr="00F422D9">
        <w:rPr>
          <w:sz w:val="24"/>
          <w:szCs w:val="24"/>
        </w:rPr>
        <w:t>these</w:t>
      </w:r>
      <w:r w:rsidRPr="00F422D9">
        <w:rPr>
          <w:spacing w:val="-2"/>
          <w:sz w:val="24"/>
          <w:szCs w:val="24"/>
        </w:rPr>
        <w:t xml:space="preserve"> </w:t>
      </w:r>
      <w:r w:rsidRPr="00F422D9">
        <w:rPr>
          <w:sz w:val="24"/>
          <w:szCs w:val="24"/>
        </w:rPr>
        <w:t>services</w:t>
      </w:r>
      <w:r w:rsidRPr="00F422D9">
        <w:rPr>
          <w:spacing w:val="-2"/>
          <w:sz w:val="24"/>
          <w:szCs w:val="24"/>
        </w:rPr>
        <w:t xml:space="preserve"> </w:t>
      </w:r>
      <w:r w:rsidRPr="00F422D9">
        <w:rPr>
          <w:sz w:val="24"/>
          <w:szCs w:val="24"/>
        </w:rPr>
        <w:t>is</w:t>
      </w:r>
      <w:r w:rsidRPr="00F422D9">
        <w:rPr>
          <w:spacing w:val="-2"/>
          <w:sz w:val="24"/>
          <w:szCs w:val="24"/>
        </w:rPr>
        <w:t xml:space="preserve"> </w:t>
      </w:r>
      <w:r w:rsidRPr="00F422D9">
        <w:rPr>
          <w:sz w:val="24"/>
          <w:szCs w:val="24"/>
        </w:rPr>
        <w:t>provided</w:t>
      </w:r>
      <w:r w:rsidRPr="00F422D9">
        <w:rPr>
          <w:spacing w:val="-1"/>
          <w:sz w:val="24"/>
          <w:szCs w:val="24"/>
        </w:rPr>
        <w:t xml:space="preserve"> </w:t>
      </w:r>
      <w:r w:rsidRPr="00F422D9">
        <w:rPr>
          <w:sz w:val="24"/>
          <w:szCs w:val="24"/>
        </w:rPr>
        <w:t>in</w:t>
      </w:r>
      <w:r w:rsidRPr="00F422D9">
        <w:rPr>
          <w:spacing w:val="-2"/>
          <w:sz w:val="24"/>
          <w:szCs w:val="24"/>
        </w:rPr>
        <w:t xml:space="preserve"> </w:t>
      </w:r>
      <w:r w:rsidRPr="00F422D9">
        <w:rPr>
          <w:sz w:val="24"/>
          <w:szCs w:val="24"/>
        </w:rPr>
        <w:t>the</w:t>
      </w:r>
      <w:r w:rsidRPr="00F422D9">
        <w:rPr>
          <w:spacing w:val="-2"/>
          <w:sz w:val="24"/>
          <w:szCs w:val="24"/>
        </w:rPr>
        <w:t xml:space="preserve"> </w:t>
      </w:r>
      <w:r w:rsidRPr="00F422D9">
        <w:rPr>
          <w:sz w:val="24"/>
          <w:szCs w:val="24"/>
        </w:rPr>
        <w:t>following</w:t>
      </w:r>
      <w:r w:rsidRPr="00F422D9">
        <w:rPr>
          <w:spacing w:val="-1"/>
          <w:sz w:val="24"/>
          <w:szCs w:val="24"/>
        </w:rPr>
        <w:t xml:space="preserve"> </w:t>
      </w:r>
      <w:r w:rsidRPr="00F422D9">
        <w:rPr>
          <w:sz w:val="24"/>
          <w:szCs w:val="24"/>
        </w:rPr>
        <w:t>sub-sections.</w:t>
      </w:r>
    </w:p>
    <w:p w14:paraId="67FEF205" w14:textId="63A954F4" w:rsidR="00C25D0A" w:rsidRDefault="00C25D0A">
      <w:pPr>
        <w:rPr>
          <w:rFonts w:ascii="Times New Roman" w:hAnsi="Times New Roman" w:cs="Times New Roman"/>
        </w:rPr>
      </w:pPr>
      <w:r>
        <w:rPr>
          <w:rFonts w:ascii="Times New Roman" w:hAnsi="Times New Roman" w:cs="Times New Roman"/>
        </w:rPr>
        <w:br w:type="page"/>
      </w:r>
    </w:p>
    <w:p w14:paraId="3A97951D" w14:textId="1A14EDC6" w:rsidR="00D51681" w:rsidRPr="001340F9" w:rsidRDefault="00D51681" w:rsidP="00E34D29">
      <w:pPr>
        <w:pStyle w:val="Heading1"/>
        <w:numPr>
          <w:ilvl w:val="1"/>
          <w:numId w:val="24"/>
        </w:numPr>
        <w:ind w:left="0" w:firstLine="0"/>
      </w:pPr>
      <w:bookmarkStart w:id="182" w:name="_Toc135289526"/>
      <w:r w:rsidRPr="001340F9">
        <w:lastRenderedPageBreak/>
        <w:t>SYSTEM</w:t>
      </w:r>
      <w:r w:rsidRPr="001340F9">
        <w:rPr>
          <w:spacing w:val="-7"/>
        </w:rPr>
        <w:t xml:space="preserve"> </w:t>
      </w:r>
      <w:r w:rsidRPr="001340F9">
        <w:t>CONFIGURATION</w:t>
      </w:r>
      <w:r w:rsidRPr="001340F9">
        <w:rPr>
          <w:spacing w:val="-6"/>
        </w:rPr>
        <w:t xml:space="preserve"> </w:t>
      </w:r>
      <w:r w:rsidRPr="001340F9">
        <w:t>AND</w:t>
      </w:r>
      <w:r w:rsidRPr="001340F9">
        <w:rPr>
          <w:spacing w:val="-6"/>
        </w:rPr>
        <w:t xml:space="preserve"> </w:t>
      </w:r>
      <w:r w:rsidRPr="001340F9">
        <w:t>INTEGRATION</w:t>
      </w:r>
      <w:bookmarkEnd w:id="182"/>
    </w:p>
    <w:p w14:paraId="64405791" w14:textId="77777777" w:rsidR="00D51681" w:rsidRPr="0087114D" w:rsidRDefault="00D51681" w:rsidP="00D51681">
      <w:pPr>
        <w:rPr>
          <w:rFonts w:ascii="Times New Roman" w:hAnsi="Times New Roman" w:cs="Times New Roman"/>
          <w:b/>
        </w:rPr>
      </w:pPr>
    </w:p>
    <w:p w14:paraId="136C544F" w14:textId="53E19940" w:rsidR="00D51681" w:rsidRPr="00F422D9" w:rsidRDefault="00D51681" w:rsidP="003D3BD4">
      <w:pPr>
        <w:pStyle w:val="BodyText"/>
        <w:rPr>
          <w:sz w:val="24"/>
          <w:szCs w:val="24"/>
        </w:rPr>
      </w:pPr>
      <w:r w:rsidRPr="00F422D9">
        <w:rPr>
          <w:sz w:val="24"/>
          <w:szCs w:val="24"/>
        </w:rPr>
        <w:t xml:space="preserve">The Contractor must provide system configuration and integration services for </w:t>
      </w:r>
      <w:r w:rsidR="00697197" w:rsidRPr="00F422D9">
        <w:rPr>
          <w:sz w:val="24"/>
          <w:szCs w:val="24"/>
        </w:rPr>
        <w:t>product-based</w:t>
      </w:r>
      <w:r w:rsidR="00EB0797">
        <w:rPr>
          <w:sz w:val="24"/>
          <w:szCs w:val="24"/>
        </w:rPr>
        <w:t xml:space="preserve"> </w:t>
      </w:r>
      <w:r w:rsidRPr="00F422D9">
        <w:rPr>
          <w:sz w:val="24"/>
          <w:szCs w:val="24"/>
        </w:rPr>
        <w:t>solutions purchased under this Contract</w:t>
      </w:r>
      <w:r w:rsidR="00EB0797">
        <w:rPr>
          <w:sz w:val="24"/>
          <w:szCs w:val="24"/>
        </w:rPr>
        <w:t>.</w:t>
      </w:r>
      <w:r w:rsidRPr="00F422D9">
        <w:rPr>
          <w:sz w:val="24"/>
          <w:szCs w:val="24"/>
        </w:rPr>
        <w:t xml:space="preserve">  Integration is defined as a process in which individually separate but related items are grouped, packaged, and supplied together as one unit. </w:t>
      </w:r>
      <w:r w:rsidR="00853EB9">
        <w:rPr>
          <w:sz w:val="24"/>
          <w:szCs w:val="24"/>
        </w:rPr>
        <w:t>Based on the requirement, t</w:t>
      </w:r>
      <w:r w:rsidRPr="00F422D9">
        <w:rPr>
          <w:sz w:val="24"/>
          <w:szCs w:val="24"/>
        </w:rPr>
        <w:t>he Contractor m</w:t>
      </w:r>
      <w:r w:rsidR="00853EB9">
        <w:rPr>
          <w:sz w:val="24"/>
          <w:szCs w:val="24"/>
        </w:rPr>
        <w:t>ay</w:t>
      </w:r>
      <w:r w:rsidR="00697197">
        <w:rPr>
          <w:sz w:val="24"/>
          <w:szCs w:val="24"/>
        </w:rPr>
        <w:t xml:space="preserve"> </w:t>
      </w:r>
      <w:r w:rsidRPr="00F422D9">
        <w:rPr>
          <w:sz w:val="24"/>
          <w:szCs w:val="24"/>
        </w:rPr>
        <w:t>perform the following</w:t>
      </w:r>
      <w:r w:rsidR="00C612AE">
        <w:rPr>
          <w:sz w:val="24"/>
          <w:szCs w:val="24"/>
        </w:rPr>
        <w:t xml:space="preserve"> functions</w:t>
      </w:r>
      <w:r w:rsidRPr="00F422D9">
        <w:rPr>
          <w:sz w:val="24"/>
          <w:szCs w:val="24"/>
        </w:rPr>
        <w:t>:</w:t>
      </w:r>
    </w:p>
    <w:p w14:paraId="3DEB0D20" w14:textId="77777777" w:rsidR="00D51681" w:rsidRPr="00F422D9" w:rsidRDefault="00D51681" w:rsidP="003D3BD4">
      <w:pPr>
        <w:pStyle w:val="BodyText"/>
        <w:rPr>
          <w:sz w:val="24"/>
          <w:szCs w:val="24"/>
        </w:rPr>
      </w:pPr>
    </w:p>
    <w:p w14:paraId="0E89F529" w14:textId="77777777" w:rsidR="00D52AB0" w:rsidRPr="00F422D9" w:rsidRDefault="00D51681" w:rsidP="00D52AB0">
      <w:pPr>
        <w:pStyle w:val="BodyText"/>
        <w:numPr>
          <w:ilvl w:val="0"/>
          <w:numId w:val="39"/>
        </w:numPr>
        <w:rPr>
          <w:sz w:val="24"/>
          <w:szCs w:val="24"/>
        </w:rPr>
      </w:pPr>
      <w:r w:rsidRPr="00F422D9">
        <w:rPr>
          <w:sz w:val="24"/>
          <w:szCs w:val="24"/>
        </w:rPr>
        <w:t>Surveying, analyzing, evaluating, and providing technical advice pertaining to the performance and functionality of the product</w:t>
      </w:r>
      <w:r w:rsidR="00D52AB0" w:rsidRPr="00F422D9">
        <w:rPr>
          <w:sz w:val="24"/>
          <w:szCs w:val="24"/>
        </w:rPr>
        <w:t xml:space="preserve"> </w:t>
      </w:r>
    </w:p>
    <w:p w14:paraId="69931CBC" w14:textId="580E28C0" w:rsidR="00D51681" w:rsidRPr="00F422D9" w:rsidRDefault="00D51681" w:rsidP="00D52AB0">
      <w:pPr>
        <w:pStyle w:val="BodyText"/>
        <w:numPr>
          <w:ilvl w:val="0"/>
          <w:numId w:val="39"/>
        </w:numPr>
        <w:rPr>
          <w:sz w:val="24"/>
          <w:szCs w:val="24"/>
        </w:rPr>
      </w:pPr>
      <w:r w:rsidRPr="00F422D9">
        <w:rPr>
          <w:sz w:val="24"/>
          <w:szCs w:val="24"/>
        </w:rPr>
        <w:t>Analyzing and evaluating software and its configuration in the non-production instance and migration and configuration of the production environment</w:t>
      </w:r>
    </w:p>
    <w:p w14:paraId="4BC247B7" w14:textId="5197B0EA" w:rsidR="00D51681" w:rsidRPr="00F422D9" w:rsidRDefault="00D51681" w:rsidP="00D52AB0">
      <w:pPr>
        <w:pStyle w:val="BodyText"/>
        <w:numPr>
          <w:ilvl w:val="0"/>
          <w:numId w:val="39"/>
        </w:numPr>
        <w:rPr>
          <w:sz w:val="24"/>
          <w:szCs w:val="24"/>
        </w:rPr>
      </w:pPr>
      <w:r w:rsidRPr="00F422D9">
        <w:rPr>
          <w:sz w:val="24"/>
          <w:szCs w:val="24"/>
        </w:rPr>
        <w:t xml:space="preserve">Providing assistance, guidance and evidence of the completion of all requirements/specifications identified by the OEM configuration and integration guidelines, on the job </w:t>
      </w:r>
      <w:r w:rsidR="00605F87">
        <w:rPr>
          <w:sz w:val="24"/>
          <w:szCs w:val="24"/>
        </w:rPr>
        <w:t xml:space="preserve">user/administrator </w:t>
      </w:r>
      <w:r w:rsidRPr="00F422D9">
        <w:rPr>
          <w:sz w:val="24"/>
          <w:szCs w:val="24"/>
        </w:rPr>
        <w:t xml:space="preserve">training and instructions to the </w:t>
      </w:r>
      <w:r w:rsidR="00853EB9">
        <w:rPr>
          <w:sz w:val="24"/>
          <w:szCs w:val="24"/>
        </w:rPr>
        <w:t xml:space="preserve">Government </w:t>
      </w:r>
      <w:r w:rsidRPr="00F422D9">
        <w:rPr>
          <w:sz w:val="24"/>
          <w:szCs w:val="24"/>
        </w:rPr>
        <w:t xml:space="preserve">personnel </w:t>
      </w:r>
    </w:p>
    <w:p w14:paraId="77461523" w14:textId="77777777" w:rsidR="00D51681" w:rsidRPr="00F422D9" w:rsidRDefault="00D51681" w:rsidP="00D52AB0">
      <w:pPr>
        <w:pStyle w:val="BodyText"/>
        <w:numPr>
          <w:ilvl w:val="0"/>
          <w:numId w:val="39"/>
        </w:numPr>
        <w:rPr>
          <w:sz w:val="24"/>
          <w:szCs w:val="24"/>
        </w:rPr>
      </w:pPr>
      <w:r w:rsidRPr="00F422D9">
        <w:rPr>
          <w:sz w:val="24"/>
          <w:szCs w:val="24"/>
        </w:rPr>
        <w:t>Providing consultation and guidance to the Government pertaining to the application systems design</w:t>
      </w:r>
    </w:p>
    <w:p w14:paraId="56A5E1DD" w14:textId="11D5C96E" w:rsidR="00D51681" w:rsidRPr="00F422D9" w:rsidRDefault="00D51681" w:rsidP="00D52AB0">
      <w:pPr>
        <w:pStyle w:val="BodyText"/>
        <w:numPr>
          <w:ilvl w:val="0"/>
          <w:numId w:val="39"/>
        </w:numPr>
        <w:rPr>
          <w:sz w:val="24"/>
          <w:szCs w:val="24"/>
        </w:rPr>
      </w:pPr>
      <w:r w:rsidRPr="00F422D9">
        <w:rPr>
          <w:sz w:val="24"/>
          <w:szCs w:val="24"/>
        </w:rPr>
        <w:t xml:space="preserve">Providing assistance and guidance to the </w:t>
      </w:r>
      <w:r w:rsidR="00853EB9">
        <w:rPr>
          <w:sz w:val="24"/>
          <w:szCs w:val="24"/>
        </w:rPr>
        <w:t xml:space="preserve">Government </w:t>
      </w:r>
      <w:r w:rsidRPr="00F422D9">
        <w:rPr>
          <w:sz w:val="24"/>
          <w:szCs w:val="24"/>
        </w:rPr>
        <w:t>system operators pertaining to system generation, troubleshooting, and general system operation</w:t>
      </w:r>
    </w:p>
    <w:p w14:paraId="34D6C8C2" w14:textId="77777777" w:rsidR="00D51681" w:rsidRPr="00F422D9" w:rsidRDefault="00D51681" w:rsidP="00D52AB0">
      <w:pPr>
        <w:pStyle w:val="BodyText"/>
        <w:numPr>
          <w:ilvl w:val="0"/>
          <w:numId w:val="39"/>
        </w:numPr>
        <w:rPr>
          <w:sz w:val="24"/>
          <w:szCs w:val="24"/>
        </w:rPr>
      </w:pPr>
      <w:r w:rsidRPr="00F422D9">
        <w:rPr>
          <w:sz w:val="24"/>
          <w:szCs w:val="24"/>
        </w:rPr>
        <w:t>Assisting in the detection and resolution of system and application program errors</w:t>
      </w:r>
    </w:p>
    <w:p w14:paraId="2EE07C6A" w14:textId="3C824794" w:rsidR="00D51681" w:rsidRDefault="00EE0F31" w:rsidP="00D52AB0">
      <w:pPr>
        <w:pStyle w:val="BodyText"/>
        <w:numPr>
          <w:ilvl w:val="0"/>
          <w:numId w:val="39"/>
        </w:numPr>
        <w:rPr>
          <w:sz w:val="24"/>
          <w:szCs w:val="24"/>
        </w:rPr>
      </w:pPr>
      <w:r>
        <w:rPr>
          <w:sz w:val="24"/>
          <w:szCs w:val="24"/>
        </w:rPr>
        <w:t xml:space="preserve">Assisting Government personnel </w:t>
      </w:r>
      <w:r w:rsidR="00D51681" w:rsidRPr="00F422D9">
        <w:rPr>
          <w:sz w:val="24"/>
          <w:szCs w:val="24"/>
        </w:rPr>
        <w:t>to upload a system image for system integration. If</w:t>
      </w:r>
      <w:r w:rsidR="00697197">
        <w:rPr>
          <w:sz w:val="24"/>
          <w:szCs w:val="24"/>
        </w:rPr>
        <w:t xml:space="preserve"> </w:t>
      </w:r>
      <w:r w:rsidR="00835F2B">
        <w:rPr>
          <w:sz w:val="24"/>
          <w:szCs w:val="24"/>
        </w:rPr>
        <w:t>required</w:t>
      </w:r>
      <w:r w:rsidR="00D51681" w:rsidRPr="00F422D9">
        <w:rPr>
          <w:sz w:val="24"/>
          <w:szCs w:val="24"/>
        </w:rPr>
        <w:t>, the Contractor must install the image provided by the customer prior to shipment. An additional 10 business days for delivery may be added to the shipping date to allow for the installation of the image.</w:t>
      </w:r>
    </w:p>
    <w:p w14:paraId="36C06EE5" w14:textId="21C66A1D" w:rsidR="002304C7" w:rsidRPr="00F422D9" w:rsidRDefault="002304C7" w:rsidP="00D52AB0">
      <w:pPr>
        <w:pStyle w:val="BodyText"/>
        <w:numPr>
          <w:ilvl w:val="0"/>
          <w:numId w:val="39"/>
        </w:numPr>
        <w:rPr>
          <w:sz w:val="24"/>
          <w:szCs w:val="24"/>
        </w:rPr>
      </w:pPr>
      <w:r>
        <w:rPr>
          <w:sz w:val="24"/>
          <w:szCs w:val="24"/>
        </w:rPr>
        <w:t>C</w:t>
      </w:r>
      <w:r w:rsidRPr="00F422D9">
        <w:rPr>
          <w:sz w:val="24"/>
          <w:szCs w:val="24"/>
        </w:rPr>
        <w:t>hange BIOS settings, configuration changes that may include memory, drives, peripherals, and software alternatives</w:t>
      </w:r>
    </w:p>
    <w:p w14:paraId="7511C25A" w14:textId="77777777" w:rsidR="00D51681" w:rsidRDefault="00D51681" w:rsidP="00D51681">
      <w:pPr>
        <w:rPr>
          <w:rFonts w:ascii="Times New Roman" w:hAnsi="Times New Roman" w:cs="Times New Roman"/>
        </w:rPr>
      </w:pPr>
    </w:p>
    <w:p w14:paraId="4559DA5A" w14:textId="77777777" w:rsidR="00D51681" w:rsidRDefault="00D51681" w:rsidP="00E34D29">
      <w:pPr>
        <w:pStyle w:val="Heading1"/>
        <w:numPr>
          <w:ilvl w:val="1"/>
          <w:numId w:val="24"/>
        </w:numPr>
        <w:ind w:left="0" w:firstLine="0"/>
      </w:pPr>
      <w:bookmarkStart w:id="183" w:name="_Toc135289527"/>
      <w:r w:rsidRPr="001340F9">
        <w:t>PHYSICAL</w:t>
      </w:r>
      <w:r w:rsidRPr="001340F9">
        <w:rPr>
          <w:spacing w:val="-6"/>
        </w:rPr>
        <w:t xml:space="preserve"> </w:t>
      </w:r>
      <w:r w:rsidRPr="001340F9">
        <w:t>SITE</w:t>
      </w:r>
      <w:r w:rsidRPr="001340F9">
        <w:rPr>
          <w:spacing w:val="-6"/>
        </w:rPr>
        <w:t xml:space="preserve"> </w:t>
      </w:r>
      <w:r w:rsidRPr="001340F9">
        <w:t>ANALYSIS</w:t>
      </w:r>
      <w:bookmarkEnd w:id="183"/>
    </w:p>
    <w:p w14:paraId="7524AB48" w14:textId="77777777" w:rsidR="00697197" w:rsidRPr="001340F9" w:rsidRDefault="00697197" w:rsidP="00742284">
      <w:pPr>
        <w:pStyle w:val="Heading1"/>
        <w:numPr>
          <w:ilvl w:val="0"/>
          <w:numId w:val="0"/>
        </w:numPr>
        <w:ind w:left="1080" w:hanging="360"/>
      </w:pPr>
    </w:p>
    <w:p w14:paraId="231A78A7" w14:textId="73802D17" w:rsidR="00D51681" w:rsidRPr="00742284" w:rsidRDefault="00835F2B" w:rsidP="00D51681">
      <w:pPr>
        <w:rPr>
          <w:rFonts w:ascii="Times New Roman" w:hAnsi="Times New Roman" w:cs="Times New Roman"/>
          <w:b/>
          <w:sz w:val="24"/>
          <w:szCs w:val="24"/>
        </w:rPr>
      </w:pPr>
      <w:r w:rsidRPr="00742284">
        <w:rPr>
          <w:rFonts w:ascii="Times New Roman" w:hAnsi="Times New Roman" w:cs="Times New Roman"/>
          <w:sz w:val="24"/>
          <w:szCs w:val="24"/>
        </w:rPr>
        <w:t xml:space="preserve">Based on a </w:t>
      </w:r>
      <w:r w:rsidR="00DD1D75">
        <w:rPr>
          <w:rFonts w:ascii="Times New Roman" w:hAnsi="Times New Roman" w:cs="Times New Roman"/>
          <w:sz w:val="24"/>
          <w:szCs w:val="24"/>
        </w:rPr>
        <w:t>SOW at the delivery order level</w:t>
      </w:r>
      <w:r w:rsidRPr="00742284">
        <w:rPr>
          <w:rFonts w:ascii="Times New Roman" w:hAnsi="Times New Roman" w:cs="Times New Roman"/>
          <w:sz w:val="24"/>
          <w:szCs w:val="24"/>
        </w:rPr>
        <w:t xml:space="preserve">, the contractor </w:t>
      </w:r>
      <w:r w:rsidR="008B0A84">
        <w:rPr>
          <w:rFonts w:ascii="Times New Roman" w:hAnsi="Times New Roman" w:cs="Times New Roman"/>
          <w:sz w:val="24"/>
          <w:szCs w:val="24"/>
        </w:rPr>
        <w:t>must</w:t>
      </w:r>
      <w:r w:rsidRPr="00742284">
        <w:rPr>
          <w:rFonts w:ascii="Times New Roman" w:hAnsi="Times New Roman" w:cs="Times New Roman"/>
          <w:sz w:val="24"/>
          <w:szCs w:val="24"/>
        </w:rPr>
        <w:t xml:space="preserve"> perform the analysis at proposed location(s) within 15 calendar days of contractor’s acceptance of the delivery order unless specified otherwise. The Government will coordinate start dates and access with the contractor. The designated building(s) </w:t>
      </w:r>
      <w:r w:rsidR="008B0A84">
        <w:rPr>
          <w:rFonts w:ascii="Times New Roman" w:hAnsi="Times New Roman" w:cs="Times New Roman"/>
          <w:sz w:val="24"/>
          <w:szCs w:val="24"/>
        </w:rPr>
        <w:t>must</w:t>
      </w:r>
      <w:r w:rsidRPr="00742284">
        <w:rPr>
          <w:rFonts w:ascii="Times New Roman" w:hAnsi="Times New Roman" w:cs="Times New Roman"/>
          <w:sz w:val="24"/>
          <w:szCs w:val="24"/>
        </w:rPr>
        <w:t xml:space="preserve"> be inspected by the contractor to determine that it meets the requirements of the proposed equipment (e.g., heating, air conditioning, lighting, floor loading, electrical power, grounding, and other installation factors). Any modifications/upgrades required for installation of the proposed solution </w:t>
      </w:r>
      <w:r w:rsidR="008B0A84">
        <w:rPr>
          <w:rFonts w:ascii="Times New Roman" w:hAnsi="Times New Roman" w:cs="Times New Roman"/>
          <w:sz w:val="24"/>
          <w:szCs w:val="24"/>
        </w:rPr>
        <w:t>must</w:t>
      </w:r>
      <w:r w:rsidRPr="00742284">
        <w:rPr>
          <w:rFonts w:ascii="Times New Roman" w:hAnsi="Times New Roman" w:cs="Times New Roman"/>
          <w:sz w:val="24"/>
          <w:szCs w:val="24"/>
        </w:rPr>
        <w:t xml:space="preserve"> be noted in the Site Analysis Report. The Government reserves the right to have a representative with the analysis team. If needed</w:t>
      </w:r>
      <w:r w:rsidR="00F60BAF">
        <w:rPr>
          <w:rFonts w:ascii="Times New Roman" w:hAnsi="Times New Roman" w:cs="Times New Roman"/>
          <w:sz w:val="24"/>
          <w:szCs w:val="24"/>
        </w:rPr>
        <w:t>,</w:t>
      </w:r>
      <w:r w:rsidRPr="00742284">
        <w:rPr>
          <w:rFonts w:ascii="Times New Roman" w:hAnsi="Times New Roman" w:cs="Times New Roman"/>
          <w:sz w:val="24"/>
          <w:szCs w:val="24"/>
        </w:rPr>
        <w:t xml:space="preserve"> the Government</w:t>
      </w:r>
      <w:r w:rsidR="00F60BAF">
        <w:rPr>
          <w:rFonts w:ascii="Times New Roman" w:hAnsi="Times New Roman" w:cs="Times New Roman"/>
          <w:sz w:val="24"/>
          <w:szCs w:val="24"/>
        </w:rPr>
        <w:t>,</w:t>
      </w:r>
      <w:r w:rsidRPr="00742284">
        <w:rPr>
          <w:rFonts w:ascii="Times New Roman" w:hAnsi="Times New Roman" w:cs="Times New Roman"/>
          <w:sz w:val="24"/>
          <w:szCs w:val="24"/>
        </w:rPr>
        <w:t xml:space="preserve"> </w:t>
      </w:r>
      <w:r w:rsidR="00B66812" w:rsidRPr="00742284">
        <w:rPr>
          <w:rFonts w:ascii="Times New Roman" w:hAnsi="Times New Roman" w:cs="Times New Roman"/>
          <w:sz w:val="24"/>
          <w:szCs w:val="24"/>
        </w:rPr>
        <w:t>at its own expense</w:t>
      </w:r>
      <w:r w:rsidR="00F60BAF">
        <w:rPr>
          <w:rFonts w:ascii="Times New Roman" w:hAnsi="Times New Roman" w:cs="Times New Roman"/>
          <w:sz w:val="24"/>
          <w:szCs w:val="24"/>
        </w:rPr>
        <w:t>,</w:t>
      </w:r>
      <w:r w:rsidR="00B66812" w:rsidRPr="00742284">
        <w:rPr>
          <w:rFonts w:ascii="Times New Roman" w:hAnsi="Times New Roman" w:cs="Times New Roman"/>
          <w:sz w:val="24"/>
          <w:szCs w:val="24"/>
        </w:rPr>
        <w:t xml:space="preserve"> </w:t>
      </w:r>
      <w:r w:rsidRPr="00742284">
        <w:rPr>
          <w:rFonts w:ascii="Times New Roman" w:hAnsi="Times New Roman" w:cs="Times New Roman"/>
          <w:sz w:val="24"/>
          <w:szCs w:val="24"/>
        </w:rPr>
        <w:t>will be responsible for performing site alterations/modifications identified in the Site Analysis Report in accordance with terms and conditions at the delivery order level.</w:t>
      </w:r>
    </w:p>
    <w:p w14:paraId="4AF0840A" w14:textId="77777777" w:rsidR="00D51681" w:rsidRDefault="00D51681" w:rsidP="00D51681">
      <w:pPr>
        <w:rPr>
          <w:rFonts w:ascii="Times New Roman" w:hAnsi="Times New Roman" w:cs="Times New Roman"/>
        </w:rPr>
      </w:pPr>
    </w:p>
    <w:p w14:paraId="2FFE790D" w14:textId="77777777" w:rsidR="00C25D0A" w:rsidRPr="0087114D" w:rsidRDefault="00C25D0A" w:rsidP="00D51681">
      <w:pPr>
        <w:rPr>
          <w:rFonts w:ascii="Times New Roman" w:hAnsi="Times New Roman" w:cs="Times New Roman"/>
        </w:rPr>
      </w:pPr>
    </w:p>
    <w:p w14:paraId="080641C9" w14:textId="77777777" w:rsidR="00D51681" w:rsidRPr="001340F9" w:rsidRDefault="00D51681" w:rsidP="00E34D29">
      <w:pPr>
        <w:pStyle w:val="Heading1"/>
        <w:numPr>
          <w:ilvl w:val="1"/>
          <w:numId w:val="24"/>
        </w:numPr>
        <w:ind w:left="0" w:firstLine="0"/>
      </w:pPr>
      <w:bookmarkStart w:id="184" w:name="_Toc135289528"/>
      <w:r w:rsidRPr="001340F9">
        <w:lastRenderedPageBreak/>
        <w:t>INSTALLATIONS</w:t>
      </w:r>
      <w:bookmarkEnd w:id="184"/>
    </w:p>
    <w:p w14:paraId="731680CD" w14:textId="77777777" w:rsidR="00D51681" w:rsidRPr="0087114D" w:rsidRDefault="00D51681" w:rsidP="00D51681">
      <w:pPr>
        <w:rPr>
          <w:rFonts w:ascii="Times New Roman" w:hAnsi="Times New Roman" w:cs="Times New Roman"/>
          <w:b/>
        </w:rPr>
      </w:pPr>
    </w:p>
    <w:p w14:paraId="6874FDD8" w14:textId="1351A9CC" w:rsidR="00256D84" w:rsidRDefault="00256D84" w:rsidP="00256D84">
      <w:pPr>
        <w:pStyle w:val="Default"/>
      </w:pPr>
      <w:r w:rsidRPr="00742284">
        <w:t xml:space="preserve">The contractor </w:t>
      </w:r>
      <w:r w:rsidR="008B0A84">
        <w:t>must</w:t>
      </w:r>
      <w:r w:rsidRPr="00742284">
        <w:t xml:space="preserve"> be responsible for delivery/installation of equipment at designated facilities, based on a </w:t>
      </w:r>
      <w:r w:rsidR="00DD1D75">
        <w:t>SOW</w:t>
      </w:r>
      <w:r w:rsidRPr="00742284">
        <w:t xml:space="preserve"> at the </w:t>
      </w:r>
      <w:r w:rsidR="00DD1D75">
        <w:t>delivery order</w:t>
      </w:r>
      <w:r w:rsidRPr="00742284">
        <w:t xml:space="preserve"> level. If installation services are ordered, the contractor </w:t>
      </w:r>
      <w:r w:rsidR="008B0A84">
        <w:t>must</w:t>
      </w:r>
      <w:r w:rsidRPr="00742284">
        <w:t xml:space="preserve"> assure the Government that all requirements identified by the contractor’s general site installation guideline or Physical Site Analysis are complete. The contractor’s installation guideline </w:t>
      </w:r>
      <w:r w:rsidR="008B0A84">
        <w:t>must</w:t>
      </w:r>
      <w:r w:rsidRPr="00742284">
        <w:t xml:space="preserve"> outline the basic equipment requirements of the proposed equipment (e.g., heating, air conditioning, lighting, floor loading, electrical power, grounding, and miscellaneous installation material). </w:t>
      </w:r>
    </w:p>
    <w:p w14:paraId="2B625658" w14:textId="77777777" w:rsidR="002304C7" w:rsidRPr="00742284" w:rsidRDefault="002304C7" w:rsidP="00256D84">
      <w:pPr>
        <w:pStyle w:val="Default"/>
      </w:pPr>
    </w:p>
    <w:p w14:paraId="6B3B3ED4" w14:textId="3CA67A5A" w:rsidR="00256D84" w:rsidRPr="00742284" w:rsidRDefault="00256D84" w:rsidP="00256D84">
      <w:pPr>
        <w:pStyle w:val="Default"/>
      </w:pPr>
      <w:r w:rsidRPr="00742284">
        <w:t xml:space="preserve">Installation of equipment </w:t>
      </w:r>
      <w:r w:rsidR="008B0A84">
        <w:t>must</w:t>
      </w:r>
      <w:r w:rsidRPr="00742284">
        <w:t xml:space="preserve"> commence within 15 calendar days after delivery of equipment and Government assurance of site preparation completion unless specified otherwise. The Government will coordinate start dates and access with the contractor. The installation and relocation </w:t>
      </w:r>
      <w:r w:rsidR="008B0A84">
        <w:t>must</w:t>
      </w:r>
      <w:r w:rsidRPr="00742284">
        <w:t xml:space="preserve"> include a final site drawing of the installed and/or de-installed equipment. </w:t>
      </w:r>
    </w:p>
    <w:p w14:paraId="5AE6326A" w14:textId="70A9D1A3" w:rsidR="00256D84" w:rsidRPr="00742284" w:rsidRDefault="00256D84" w:rsidP="00256D84">
      <w:pPr>
        <w:pStyle w:val="Default"/>
      </w:pPr>
      <w:r w:rsidRPr="00742284">
        <w:t xml:space="preserve">The contractor </w:t>
      </w:r>
      <w:r w:rsidR="008B0A84">
        <w:t>must</w:t>
      </w:r>
      <w:r w:rsidRPr="00742284">
        <w:t xml:space="preserve"> be responsible for all contractor-furnished equipment, to include loading, unloading, packing, unpacking, inventory, inspection, and security. Secure, dry, and clean storage areas will be provided by the Government as agreed to in the coordination details included in the SOW. After installation, the contractor </w:t>
      </w:r>
      <w:r w:rsidR="008B0A84">
        <w:t>must</w:t>
      </w:r>
      <w:r w:rsidRPr="00742284">
        <w:t xml:space="preserve"> restore the storage areas to a clean condition and dispose of packing materials and installation debris. </w:t>
      </w:r>
    </w:p>
    <w:p w14:paraId="754349AC" w14:textId="47122D04" w:rsidR="00A94AAD" w:rsidRDefault="00A94AAD">
      <w:pPr>
        <w:rPr>
          <w:rFonts w:ascii="Times New Roman" w:hAnsi="Times New Roman" w:cs="Times New Roman"/>
          <w:color w:val="000000"/>
          <w:sz w:val="23"/>
          <w:szCs w:val="23"/>
        </w:rPr>
      </w:pPr>
    </w:p>
    <w:p w14:paraId="7044DFCA" w14:textId="77777777" w:rsidR="00D51681" w:rsidRPr="001340F9" w:rsidRDefault="00D51681" w:rsidP="00E34D29">
      <w:pPr>
        <w:pStyle w:val="Heading1"/>
        <w:numPr>
          <w:ilvl w:val="1"/>
          <w:numId w:val="24"/>
        </w:numPr>
        <w:ind w:left="0" w:firstLine="0"/>
      </w:pPr>
      <w:bookmarkStart w:id="185" w:name="_Toc135289529"/>
      <w:r w:rsidRPr="001340F9">
        <w:t>EQUIPMENT MAINTENANCE</w:t>
      </w:r>
      <w:bookmarkEnd w:id="185"/>
    </w:p>
    <w:p w14:paraId="1D4A2E83" w14:textId="77777777" w:rsidR="00D51681" w:rsidRPr="0087114D" w:rsidRDefault="00D51681" w:rsidP="00D51681">
      <w:pPr>
        <w:rPr>
          <w:rFonts w:ascii="Times New Roman" w:hAnsi="Times New Roman" w:cs="Times New Roman"/>
        </w:rPr>
      </w:pPr>
    </w:p>
    <w:p w14:paraId="41E7213F" w14:textId="4F684DD5" w:rsidR="00D51681" w:rsidRPr="00697197" w:rsidRDefault="00256D84" w:rsidP="003D3BD4">
      <w:pPr>
        <w:pStyle w:val="BodyText"/>
        <w:rPr>
          <w:sz w:val="24"/>
          <w:szCs w:val="24"/>
        </w:rPr>
      </w:pPr>
      <w:r w:rsidRPr="00742284">
        <w:rPr>
          <w:sz w:val="24"/>
          <w:szCs w:val="24"/>
        </w:rPr>
        <w:t xml:space="preserve">The contractor </w:t>
      </w:r>
      <w:r w:rsidR="008B0A84">
        <w:rPr>
          <w:sz w:val="24"/>
          <w:szCs w:val="24"/>
        </w:rPr>
        <w:t>must</w:t>
      </w:r>
      <w:r w:rsidRPr="00742284">
        <w:rPr>
          <w:sz w:val="24"/>
          <w:szCs w:val="24"/>
        </w:rPr>
        <w:t xml:space="preserve"> be responsible for equipment </w:t>
      </w:r>
      <w:r w:rsidR="00813D8A" w:rsidRPr="00742284">
        <w:rPr>
          <w:sz w:val="24"/>
          <w:szCs w:val="24"/>
        </w:rPr>
        <w:t>maintenance, terms and level of service</w:t>
      </w:r>
      <w:r w:rsidRPr="00742284">
        <w:rPr>
          <w:sz w:val="24"/>
          <w:szCs w:val="24"/>
        </w:rPr>
        <w:t xml:space="preserve"> based on a </w:t>
      </w:r>
      <w:r w:rsidR="00DD1D75">
        <w:rPr>
          <w:sz w:val="24"/>
          <w:szCs w:val="24"/>
        </w:rPr>
        <w:t>SOW</w:t>
      </w:r>
      <w:r w:rsidRPr="00742284">
        <w:rPr>
          <w:sz w:val="24"/>
          <w:szCs w:val="24"/>
        </w:rPr>
        <w:t xml:space="preserve"> at the </w:t>
      </w:r>
      <w:r w:rsidR="00107A9A">
        <w:rPr>
          <w:sz w:val="24"/>
          <w:szCs w:val="24"/>
        </w:rPr>
        <w:t xml:space="preserve">delivery </w:t>
      </w:r>
      <w:r w:rsidRPr="00742284">
        <w:rPr>
          <w:sz w:val="24"/>
          <w:szCs w:val="24"/>
        </w:rPr>
        <w:t>order level</w:t>
      </w:r>
      <w:r w:rsidR="00813D8A" w:rsidRPr="00742284">
        <w:rPr>
          <w:sz w:val="24"/>
          <w:szCs w:val="24"/>
        </w:rPr>
        <w:t>.</w:t>
      </w:r>
      <w:r w:rsidRPr="00697197">
        <w:rPr>
          <w:sz w:val="24"/>
          <w:szCs w:val="24"/>
        </w:rPr>
        <w:t xml:space="preserve"> </w:t>
      </w:r>
    </w:p>
    <w:p w14:paraId="37FA32CA" w14:textId="77777777" w:rsidR="00A83991" w:rsidRPr="0087114D" w:rsidRDefault="00A83991" w:rsidP="00D51681">
      <w:pPr>
        <w:rPr>
          <w:rFonts w:ascii="Times New Roman" w:hAnsi="Times New Roman" w:cs="Times New Roman"/>
        </w:rPr>
      </w:pPr>
    </w:p>
    <w:p w14:paraId="3F8139DC" w14:textId="77777777" w:rsidR="00D51681" w:rsidRPr="001340F9" w:rsidRDefault="00D51681" w:rsidP="00E34D29">
      <w:pPr>
        <w:pStyle w:val="Heading1"/>
        <w:numPr>
          <w:ilvl w:val="1"/>
          <w:numId w:val="24"/>
        </w:numPr>
        <w:ind w:left="0" w:firstLine="0"/>
      </w:pPr>
      <w:bookmarkStart w:id="186" w:name="_Toc135289530"/>
      <w:r w:rsidRPr="001340F9">
        <w:t>TRAINING</w:t>
      </w:r>
      <w:bookmarkEnd w:id="186"/>
    </w:p>
    <w:p w14:paraId="5B9576F3" w14:textId="77777777" w:rsidR="00D51681" w:rsidRPr="0087114D" w:rsidRDefault="00D51681" w:rsidP="00D51681">
      <w:pPr>
        <w:rPr>
          <w:rFonts w:ascii="Times New Roman" w:hAnsi="Times New Roman" w:cs="Times New Roman"/>
          <w:b/>
        </w:rPr>
      </w:pPr>
    </w:p>
    <w:p w14:paraId="100133CD" w14:textId="447CB081" w:rsidR="00D51681" w:rsidRPr="00F422D9" w:rsidRDefault="00CC5D22" w:rsidP="003D3BD4">
      <w:pPr>
        <w:pStyle w:val="BodyText"/>
        <w:rPr>
          <w:sz w:val="24"/>
          <w:szCs w:val="24"/>
        </w:rPr>
      </w:pPr>
      <w:r>
        <w:rPr>
          <w:sz w:val="24"/>
          <w:szCs w:val="24"/>
        </w:rPr>
        <w:t>T</w:t>
      </w:r>
      <w:r w:rsidR="00D51681" w:rsidRPr="00F422D9">
        <w:rPr>
          <w:sz w:val="24"/>
          <w:szCs w:val="24"/>
        </w:rPr>
        <w:t xml:space="preserve">he Contractor </w:t>
      </w:r>
      <w:r w:rsidR="008B0A84">
        <w:rPr>
          <w:sz w:val="24"/>
          <w:szCs w:val="24"/>
        </w:rPr>
        <w:t>must</w:t>
      </w:r>
      <w:r w:rsidR="00A07A3B">
        <w:rPr>
          <w:sz w:val="24"/>
          <w:szCs w:val="24"/>
        </w:rPr>
        <w:t xml:space="preserve"> be responsible for </w:t>
      </w:r>
      <w:r w:rsidR="00D51681" w:rsidRPr="00F422D9">
        <w:rPr>
          <w:sz w:val="24"/>
          <w:szCs w:val="24"/>
        </w:rPr>
        <w:t>provid</w:t>
      </w:r>
      <w:r w:rsidR="00A07A3B">
        <w:rPr>
          <w:sz w:val="24"/>
          <w:szCs w:val="24"/>
        </w:rPr>
        <w:t>ing</w:t>
      </w:r>
      <w:r w:rsidR="00D51681" w:rsidRPr="00F422D9">
        <w:rPr>
          <w:sz w:val="24"/>
          <w:szCs w:val="24"/>
        </w:rPr>
        <w:t xml:space="preserve"> training for products purchased under the Contract</w:t>
      </w:r>
      <w:r w:rsidR="00B851EA">
        <w:rPr>
          <w:sz w:val="24"/>
          <w:szCs w:val="24"/>
        </w:rPr>
        <w:t xml:space="preserve"> based on a </w:t>
      </w:r>
      <w:r w:rsidR="00DD1D75">
        <w:rPr>
          <w:sz w:val="24"/>
          <w:szCs w:val="24"/>
        </w:rPr>
        <w:t>SOW</w:t>
      </w:r>
      <w:r w:rsidR="00B851EA">
        <w:rPr>
          <w:sz w:val="24"/>
          <w:szCs w:val="24"/>
        </w:rPr>
        <w:t xml:space="preserve"> at the </w:t>
      </w:r>
      <w:r w:rsidR="00107A9A">
        <w:rPr>
          <w:sz w:val="24"/>
          <w:szCs w:val="24"/>
        </w:rPr>
        <w:t xml:space="preserve">delivery </w:t>
      </w:r>
      <w:r w:rsidR="00B851EA">
        <w:rPr>
          <w:sz w:val="24"/>
          <w:szCs w:val="24"/>
        </w:rPr>
        <w:t>order level.</w:t>
      </w:r>
      <w:r w:rsidR="00D51681" w:rsidRPr="00F422D9">
        <w:rPr>
          <w:sz w:val="24"/>
          <w:szCs w:val="24"/>
        </w:rPr>
        <w:t xml:space="preserve"> </w:t>
      </w:r>
    </w:p>
    <w:p w14:paraId="192D0C0D" w14:textId="77777777" w:rsidR="00D51681" w:rsidRPr="0087114D" w:rsidRDefault="00D51681" w:rsidP="00D51681">
      <w:pPr>
        <w:rPr>
          <w:rFonts w:ascii="Times New Roman" w:hAnsi="Times New Roman" w:cs="Times New Roman"/>
        </w:rPr>
      </w:pPr>
    </w:p>
    <w:p w14:paraId="70341A9F" w14:textId="54C1A662" w:rsidR="00D51681" w:rsidRPr="001340F9" w:rsidRDefault="0064533C" w:rsidP="00E34D29">
      <w:pPr>
        <w:pStyle w:val="Heading1"/>
        <w:numPr>
          <w:ilvl w:val="1"/>
          <w:numId w:val="24"/>
        </w:numPr>
        <w:ind w:left="0" w:firstLine="0"/>
      </w:pPr>
      <w:r>
        <w:t>ENGINEERING</w:t>
      </w:r>
    </w:p>
    <w:p w14:paraId="19EE460B" w14:textId="77777777" w:rsidR="00D51681" w:rsidRPr="0087114D" w:rsidRDefault="00D51681" w:rsidP="00D51681">
      <w:pPr>
        <w:rPr>
          <w:rFonts w:ascii="Times New Roman" w:hAnsi="Times New Roman" w:cs="Times New Roman"/>
        </w:rPr>
      </w:pPr>
    </w:p>
    <w:p w14:paraId="102040B4" w14:textId="1AD678E0" w:rsidR="00D51681" w:rsidRPr="00F422D9" w:rsidRDefault="00B851EA" w:rsidP="003D3BD4">
      <w:pPr>
        <w:pStyle w:val="BodyText"/>
        <w:rPr>
          <w:sz w:val="24"/>
          <w:szCs w:val="24"/>
        </w:rPr>
      </w:pPr>
      <w:r w:rsidRPr="00EB7982">
        <w:rPr>
          <w:sz w:val="24"/>
          <w:szCs w:val="24"/>
        </w:rPr>
        <w:t xml:space="preserve">The contractor </w:t>
      </w:r>
      <w:r w:rsidR="008B0A84">
        <w:rPr>
          <w:sz w:val="24"/>
          <w:szCs w:val="24"/>
        </w:rPr>
        <w:t>must</w:t>
      </w:r>
      <w:r w:rsidRPr="00EB7982">
        <w:rPr>
          <w:sz w:val="24"/>
          <w:szCs w:val="24"/>
        </w:rPr>
        <w:t xml:space="preserve"> be responsible for providing </w:t>
      </w:r>
      <w:r w:rsidR="0064533C">
        <w:rPr>
          <w:sz w:val="24"/>
          <w:szCs w:val="24"/>
        </w:rPr>
        <w:t xml:space="preserve">engineering </w:t>
      </w:r>
      <w:r w:rsidRPr="00EB7982">
        <w:rPr>
          <w:sz w:val="24"/>
          <w:szCs w:val="24"/>
        </w:rPr>
        <w:t xml:space="preserve">for products purchased under this Contract, based on a </w:t>
      </w:r>
      <w:r w:rsidR="00DD1D75" w:rsidRPr="00EB7982">
        <w:rPr>
          <w:sz w:val="24"/>
          <w:szCs w:val="24"/>
        </w:rPr>
        <w:t>SOW</w:t>
      </w:r>
      <w:r w:rsidRPr="00EB7982">
        <w:rPr>
          <w:sz w:val="24"/>
          <w:szCs w:val="24"/>
        </w:rPr>
        <w:t xml:space="preserve"> at the </w:t>
      </w:r>
      <w:r w:rsidR="0016652F" w:rsidRPr="00EB7982">
        <w:rPr>
          <w:sz w:val="24"/>
          <w:szCs w:val="24"/>
        </w:rPr>
        <w:t xml:space="preserve">delivery </w:t>
      </w:r>
      <w:r w:rsidRPr="00EB7982">
        <w:rPr>
          <w:sz w:val="24"/>
          <w:szCs w:val="24"/>
        </w:rPr>
        <w:t xml:space="preserve">order level. If </w:t>
      </w:r>
      <w:r w:rsidR="0064533C">
        <w:rPr>
          <w:sz w:val="24"/>
          <w:szCs w:val="24"/>
        </w:rPr>
        <w:t>engineerin</w:t>
      </w:r>
      <w:r w:rsidR="0064533C" w:rsidRPr="00EB7982">
        <w:rPr>
          <w:sz w:val="24"/>
          <w:szCs w:val="24"/>
        </w:rPr>
        <w:t xml:space="preserve">g </w:t>
      </w:r>
      <w:r w:rsidRPr="00EB7982">
        <w:rPr>
          <w:sz w:val="24"/>
          <w:szCs w:val="24"/>
        </w:rPr>
        <w:t xml:space="preserve">services are ordered, the contractor may </w:t>
      </w:r>
      <w:r w:rsidR="00742284" w:rsidRPr="003427EA">
        <w:rPr>
          <w:sz w:val="24"/>
          <w:szCs w:val="24"/>
        </w:rPr>
        <w:t>perform the</w:t>
      </w:r>
      <w:r w:rsidR="00D51681" w:rsidRPr="003427EA">
        <w:rPr>
          <w:sz w:val="24"/>
          <w:szCs w:val="24"/>
        </w:rPr>
        <w:t xml:space="preserve"> following</w:t>
      </w:r>
      <w:r w:rsidRPr="003427EA">
        <w:rPr>
          <w:sz w:val="24"/>
          <w:szCs w:val="24"/>
        </w:rPr>
        <w:t xml:space="preserve"> functions</w:t>
      </w:r>
      <w:r w:rsidR="00D51681" w:rsidRPr="003427EA">
        <w:rPr>
          <w:sz w:val="24"/>
          <w:szCs w:val="24"/>
        </w:rPr>
        <w:t>:</w:t>
      </w:r>
    </w:p>
    <w:p w14:paraId="49BA2E81" w14:textId="77777777" w:rsidR="0026245F" w:rsidRPr="0026245F" w:rsidRDefault="0026245F" w:rsidP="0026245F">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26245F">
        <w:rPr>
          <w:rFonts w:ascii="Times New Roman" w:eastAsia="Times New Roman" w:hAnsi="Times New Roman" w:cs="Times New Roman"/>
          <w:sz w:val="24"/>
          <w:szCs w:val="24"/>
        </w:rPr>
        <w:t>Analyzing, evaluating, and providing technical expertise pertaining to the performance and functionality of the product</w:t>
      </w:r>
    </w:p>
    <w:p w14:paraId="0696E827" w14:textId="77777777" w:rsidR="0026245F" w:rsidRPr="0026245F" w:rsidRDefault="0026245F" w:rsidP="0026245F">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26245F">
        <w:rPr>
          <w:rFonts w:ascii="Times New Roman" w:eastAsia="Times New Roman" w:hAnsi="Times New Roman" w:cs="Times New Roman"/>
          <w:sz w:val="24"/>
          <w:szCs w:val="24"/>
        </w:rPr>
        <w:t>Providing product-based technical reviews and recommendations to the Government system administrators/operators pertaining to troubleshooting and technical operation</w:t>
      </w:r>
    </w:p>
    <w:p w14:paraId="679C6194" w14:textId="004063DC" w:rsidR="00D51681" w:rsidRDefault="00D51681" w:rsidP="00D51681">
      <w:pPr>
        <w:rPr>
          <w:rFonts w:ascii="Times New Roman" w:hAnsi="Times New Roman" w:cs="Times New Roman"/>
        </w:rPr>
      </w:pPr>
    </w:p>
    <w:p w14:paraId="703DAFB1" w14:textId="7239AA93" w:rsidR="000D1C35" w:rsidRPr="001340F9" w:rsidRDefault="00896D88" w:rsidP="00E34D29">
      <w:pPr>
        <w:pStyle w:val="Heading1"/>
        <w:ind w:left="0" w:firstLine="0"/>
      </w:pPr>
      <w:bookmarkStart w:id="187" w:name="_Toc135289553"/>
      <w:r>
        <w:lastRenderedPageBreak/>
        <w:t xml:space="preserve">  </w:t>
      </w:r>
      <w:r w:rsidR="000D1C35" w:rsidRPr="001340F9">
        <w:t>SHIPPING and SHIPPING</w:t>
      </w:r>
      <w:r w:rsidR="000D1C35" w:rsidRPr="001340F9">
        <w:rPr>
          <w:spacing w:val="-9"/>
        </w:rPr>
        <w:t xml:space="preserve"> </w:t>
      </w:r>
      <w:r w:rsidR="000D1C35" w:rsidRPr="001340F9">
        <w:t>NOTIFICATION</w:t>
      </w:r>
      <w:bookmarkEnd w:id="187"/>
      <w:r w:rsidR="000D1C35">
        <w:t xml:space="preserve"> – CATEGORY </w:t>
      </w:r>
      <w:del w:id="188" w:author="Burns, Willaton (FAA)" w:date="2026-07-23T11:55:00Z" w16du:dateUtc="2026-07-23T15:55:00Z">
        <w:r w:rsidR="0069490C" w:rsidDel="006C3E51">
          <w:delText>4</w:delText>
        </w:r>
      </w:del>
      <w:ins w:id="189" w:author="Burns, Willaton (FAA)" w:date="2026-07-23T11:55:00Z" w16du:dateUtc="2026-07-23T15:55:00Z">
        <w:r w:rsidR="006C3E51">
          <w:t>5</w:t>
        </w:r>
      </w:ins>
    </w:p>
    <w:p w14:paraId="0989FFCF" w14:textId="77777777" w:rsidR="000D1C35" w:rsidRPr="0087114D" w:rsidRDefault="000D1C35" w:rsidP="000D1C35">
      <w:pPr>
        <w:rPr>
          <w:rFonts w:ascii="Times New Roman" w:hAnsi="Times New Roman" w:cs="Times New Roman"/>
          <w:b/>
        </w:rPr>
      </w:pPr>
    </w:p>
    <w:p w14:paraId="0E275EFA" w14:textId="37A04D69" w:rsidR="000D1C35" w:rsidRPr="001D1162" w:rsidRDefault="000D1C35" w:rsidP="000D1C35">
      <w:pPr>
        <w:rPr>
          <w:rFonts w:ascii="Times New Roman" w:hAnsi="Times New Roman" w:cs="Times New Roman"/>
          <w:bCs/>
          <w:sz w:val="24"/>
          <w:szCs w:val="24"/>
        </w:rPr>
      </w:pPr>
      <w:r w:rsidRPr="001D1162">
        <w:rPr>
          <w:rFonts w:ascii="Times New Roman" w:hAnsi="Times New Roman" w:cs="Times New Roman"/>
          <w:bCs/>
          <w:sz w:val="24"/>
          <w:szCs w:val="24"/>
        </w:rPr>
        <w:t xml:space="preserve">Shipping is Free on Board (FOB) Destination, in accordance with Section F herein, and must not be priced separately. For circumstances that require FOB Origin, shipping costs are to be priced separately on the applicable delivery order. </w:t>
      </w:r>
      <w:r>
        <w:rPr>
          <w:rFonts w:ascii="Times New Roman" w:hAnsi="Times New Roman" w:cs="Times New Roman"/>
          <w:bCs/>
          <w:sz w:val="24"/>
          <w:szCs w:val="24"/>
        </w:rPr>
        <w:t>The Contract</w:t>
      </w:r>
      <w:r w:rsidR="00DD1AFF">
        <w:rPr>
          <w:rFonts w:ascii="Times New Roman" w:hAnsi="Times New Roman" w:cs="Times New Roman"/>
          <w:bCs/>
          <w:sz w:val="24"/>
          <w:szCs w:val="24"/>
        </w:rPr>
        <w:t xml:space="preserve"> will provide </w:t>
      </w:r>
      <w:r>
        <w:rPr>
          <w:rFonts w:ascii="Times New Roman" w:hAnsi="Times New Roman" w:cs="Times New Roman"/>
          <w:bCs/>
          <w:sz w:val="24"/>
          <w:szCs w:val="24"/>
        </w:rPr>
        <w:t>CLIN</w:t>
      </w:r>
      <w:r w:rsidR="00DD1AFF">
        <w:rPr>
          <w:rFonts w:ascii="Times New Roman" w:hAnsi="Times New Roman" w:cs="Times New Roman"/>
          <w:bCs/>
          <w:sz w:val="24"/>
          <w:szCs w:val="24"/>
        </w:rPr>
        <w:t>s</w:t>
      </w:r>
      <w:r>
        <w:rPr>
          <w:rFonts w:ascii="Times New Roman" w:hAnsi="Times New Roman" w:cs="Times New Roman"/>
          <w:bCs/>
          <w:sz w:val="24"/>
          <w:szCs w:val="24"/>
        </w:rPr>
        <w:t xml:space="preserve"> used for </w:t>
      </w:r>
      <w:r w:rsidRPr="001D1162">
        <w:rPr>
          <w:rFonts w:ascii="Times New Roman" w:hAnsi="Times New Roman" w:cs="Times New Roman"/>
          <w:bCs/>
          <w:sz w:val="24"/>
          <w:szCs w:val="24"/>
        </w:rPr>
        <w:t xml:space="preserve">FOB Origin </w:t>
      </w:r>
      <w:r>
        <w:rPr>
          <w:rFonts w:ascii="Times New Roman" w:hAnsi="Times New Roman" w:cs="Times New Roman"/>
          <w:bCs/>
          <w:sz w:val="24"/>
          <w:szCs w:val="24"/>
        </w:rPr>
        <w:t xml:space="preserve">AND </w:t>
      </w:r>
      <w:r w:rsidRPr="001D1162">
        <w:rPr>
          <w:rFonts w:ascii="Times New Roman" w:hAnsi="Times New Roman" w:cs="Times New Roman"/>
          <w:bCs/>
          <w:sz w:val="24"/>
          <w:szCs w:val="24"/>
        </w:rPr>
        <w:t>must be authorized in advance by the ACO in writing.</w:t>
      </w:r>
    </w:p>
    <w:p w14:paraId="177347D5" w14:textId="14282C0E" w:rsidR="000D1C35" w:rsidRDefault="000D1C35" w:rsidP="000D1C35">
      <w:pPr>
        <w:pStyle w:val="BodyText"/>
        <w:rPr>
          <w:sz w:val="24"/>
          <w:szCs w:val="24"/>
        </w:rPr>
      </w:pPr>
      <w:r w:rsidRPr="001D1162">
        <w:rPr>
          <w:sz w:val="24"/>
          <w:szCs w:val="24"/>
        </w:rPr>
        <w:t>Within twenty-four (24) hours of non-electronic shipments the Contractor must send a Shipping Notification to an</w:t>
      </w:r>
      <w:r w:rsidRPr="001D1162">
        <w:rPr>
          <w:spacing w:val="1"/>
          <w:sz w:val="24"/>
          <w:szCs w:val="24"/>
        </w:rPr>
        <w:t xml:space="preserve"> </w:t>
      </w:r>
      <w:r w:rsidRPr="001D1162">
        <w:rPr>
          <w:sz w:val="24"/>
          <w:szCs w:val="24"/>
        </w:rPr>
        <w:t>email address specified by the customer. This email must include the order number</w:t>
      </w:r>
      <w:r w:rsidR="0016652F">
        <w:rPr>
          <w:sz w:val="24"/>
          <w:szCs w:val="24"/>
        </w:rPr>
        <w:t xml:space="preserve">, </w:t>
      </w:r>
      <w:r w:rsidRPr="001D1162">
        <w:rPr>
          <w:sz w:val="24"/>
          <w:szCs w:val="24"/>
        </w:rPr>
        <w:t>the shipping company and</w:t>
      </w:r>
      <w:r w:rsidRPr="001D1162">
        <w:rPr>
          <w:spacing w:val="1"/>
          <w:sz w:val="24"/>
          <w:szCs w:val="24"/>
        </w:rPr>
        <w:t xml:space="preserve"> </w:t>
      </w:r>
      <w:r w:rsidRPr="001D1162">
        <w:rPr>
          <w:sz w:val="24"/>
          <w:szCs w:val="24"/>
        </w:rPr>
        <w:t xml:space="preserve">tracking information (where applicable). Shipping notification times must be recorded in the </w:t>
      </w:r>
      <w:r w:rsidR="009A3CC1">
        <w:rPr>
          <w:sz w:val="24"/>
          <w:szCs w:val="24"/>
        </w:rPr>
        <w:t xml:space="preserve">Vendor Status </w:t>
      </w:r>
      <w:r w:rsidRPr="001D1162">
        <w:rPr>
          <w:sz w:val="24"/>
          <w:szCs w:val="24"/>
        </w:rPr>
        <w:t>Report.</w:t>
      </w:r>
    </w:p>
    <w:p w14:paraId="21DD7229" w14:textId="77777777" w:rsidR="001C5EF4" w:rsidRPr="001D1162" w:rsidRDefault="001C5EF4" w:rsidP="000D1C35">
      <w:pPr>
        <w:pStyle w:val="BodyText"/>
        <w:rPr>
          <w:sz w:val="24"/>
          <w:szCs w:val="24"/>
        </w:rPr>
      </w:pPr>
    </w:p>
    <w:p w14:paraId="38CA5585" w14:textId="77B25F34" w:rsidR="001C5EF4" w:rsidRPr="001340F9" w:rsidRDefault="00896D88" w:rsidP="00E34D29">
      <w:pPr>
        <w:pStyle w:val="Heading1"/>
        <w:ind w:left="0" w:firstLine="0"/>
      </w:pPr>
      <w:bookmarkStart w:id="190" w:name="_Toc135289549"/>
      <w:r>
        <w:t xml:space="preserve">  </w:t>
      </w:r>
      <w:r w:rsidR="001C5EF4" w:rsidRPr="001340F9">
        <w:t>CONSOLIDATED PURCHASES</w:t>
      </w:r>
      <w:r w:rsidR="001C5EF4">
        <w:t xml:space="preserve">, </w:t>
      </w:r>
      <w:r w:rsidR="001C5EF4" w:rsidRPr="001340F9">
        <w:t>SCHEDULED SHIPMENTS, WAREHOUSING</w:t>
      </w:r>
      <w:bookmarkEnd w:id="190"/>
      <w:r w:rsidR="001C5EF4">
        <w:t xml:space="preserve">, AND SOFTWARE BUNDLES </w:t>
      </w:r>
      <w:ins w:id="191" w:author="Burns, Willaton (FAA)" w:date="2026-07-23T11:55:00Z" w16du:dateUtc="2026-07-23T15:55:00Z">
        <w:r w:rsidR="006C3E51">
          <w:t>– CATEGORY 5</w:t>
        </w:r>
      </w:ins>
    </w:p>
    <w:p w14:paraId="453FAC61" w14:textId="77777777" w:rsidR="001C5EF4" w:rsidRDefault="001C5EF4" w:rsidP="001C5EF4">
      <w:pPr>
        <w:pStyle w:val="BodyText"/>
        <w:rPr>
          <w:sz w:val="24"/>
          <w:szCs w:val="24"/>
        </w:rPr>
      </w:pPr>
    </w:p>
    <w:p w14:paraId="36C4CFA5" w14:textId="77777777" w:rsidR="001C5EF4" w:rsidRPr="00AE770F" w:rsidRDefault="001C5EF4" w:rsidP="001C5EF4">
      <w:pPr>
        <w:pStyle w:val="BodyText"/>
        <w:rPr>
          <w:sz w:val="24"/>
          <w:szCs w:val="24"/>
        </w:rPr>
      </w:pPr>
      <w:r w:rsidRPr="00AE770F">
        <w:rPr>
          <w:sz w:val="24"/>
          <w:szCs w:val="24"/>
        </w:rPr>
        <w:t>The Government may require that selected devices (e.g., laptops, workstations, etc.) be set aside for consolidated purchases (bulk buys) scheduled on annual, biannual, quarterly, or within any other designated time period.  Consolidated purchases are exempt from shipping time limits previously specified. These devices may be designated as part of a scheduled technical refresh process to replace outdated equipment. The FAA prefers bulk buys to obtain additional price reductions from the manufacturers or distributors. The Government will assist the Contractor by providing roll-out schedules and advanced forecasts of planned acquisitions. The Contractor must work with the Government to ensure purchases are aligned with original equipment manufacturer (OEM) fiscal or quarterly period end dates to obtain further price discounts.</w:t>
      </w:r>
    </w:p>
    <w:p w14:paraId="375EAE94" w14:textId="77777777" w:rsidR="001C5EF4" w:rsidRPr="00AE770F" w:rsidRDefault="001C5EF4" w:rsidP="001C5EF4">
      <w:pPr>
        <w:pStyle w:val="BodyText"/>
        <w:rPr>
          <w:sz w:val="24"/>
          <w:szCs w:val="24"/>
        </w:rPr>
      </w:pPr>
    </w:p>
    <w:p w14:paraId="465C421A" w14:textId="77777777" w:rsidR="001C5EF4" w:rsidRPr="00AE770F" w:rsidRDefault="001C5EF4" w:rsidP="001C5EF4">
      <w:pPr>
        <w:pStyle w:val="BodyText"/>
        <w:rPr>
          <w:sz w:val="24"/>
          <w:szCs w:val="24"/>
        </w:rPr>
      </w:pPr>
      <w:r w:rsidRPr="00AE770F">
        <w:rPr>
          <w:sz w:val="24"/>
          <w:szCs w:val="24"/>
        </w:rPr>
        <w:t>Contractor assistance may be required to queue contract delivery orders until either of the following occurs:</w:t>
      </w:r>
    </w:p>
    <w:p w14:paraId="5C60AD38" w14:textId="77777777" w:rsidR="001C5EF4" w:rsidRPr="00AE770F" w:rsidRDefault="001C5EF4" w:rsidP="001C5EF4">
      <w:pPr>
        <w:pStyle w:val="BodyText"/>
        <w:rPr>
          <w:sz w:val="24"/>
          <w:szCs w:val="24"/>
        </w:rPr>
      </w:pPr>
    </w:p>
    <w:p w14:paraId="03E22C04" w14:textId="77777777" w:rsidR="001C5EF4" w:rsidRPr="00AE770F" w:rsidRDefault="001C5EF4" w:rsidP="001C5EF4">
      <w:pPr>
        <w:pStyle w:val="BodyText"/>
        <w:numPr>
          <w:ilvl w:val="0"/>
          <w:numId w:val="34"/>
        </w:numPr>
        <w:rPr>
          <w:sz w:val="24"/>
          <w:szCs w:val="24"/>
        </w:rPr>
      </w:pPr>
      <w:r w:rsidRPr="00AE770F">
        <w:rPr>
          <w:sz w:val="24"/>
          <w:szCs w:val="24"/>
        </w:rPr>
        <w:t>Queued orders have reached a pre-established minimum quantity (e.g., 4,000 workstations), or</w:t>
      </w:r>
    </w:p>
    <w:p w14:paraId="16BF53CC" w14:textId="77777777" w:rsidR="001C5EF4" w:rsidRPr="00AE770F" w:rsidRDefault="001C5EF4" w:rsidP="001C5EF4">
      <w:pPr>
        <w:pStyle w:val="BodyText"/>
        <w:numPr>
          <w:ilvl w:val="0"/>
          <w:numId w:val="34"/>
        </w:numPr>
        <w:rPr>
          <w:sz w:val="24"/>
          <w:szCs w:val="24"/>
        </w:rPr>
      </w:pPr>
      <w:r w:rsidRPr="00AE770F">
        <w:rPr>
          <w:sz w:val="24"/>
          <w:szCs w:val="24"/>
        </w:rPr>
        <w:t>Specified time period has been reached (e.g., first business day of the second month of the fiscal quarter).</w:t>
      </w:r>
    </w:p>
    <w:p w14:paraId="44FE7161" w14:textId="77777777" w:rsidR="001C5EF4" w:rsidRPr="00AE770F" w:rsidRDefault="001C5EF4" w:rsidP="001C5EF4">
      <w:pPr>
        <w:pStyle w:val="BodyText"/>
        <w:rPr>
          <w:sz w:val="24"/>
          <w:szCs w:val="24"/>
        </w:rPr>
      </w:pPr>
    </w:p>
    <w:p w14:paraId="70507FE2" w14:textId="77777777" w:rsidR="001C5EF4" w:rsidRPr="00AE770F" w:rsidRDefault="001C5EF4" w:rsidP="001C5EF4">
      <w:pPr>
        <w:pStyle w:val="BodyText"/>
        <w:rPr>
          <w:sz w:val="24"/>
          <w:szCs w:val="24"/>
        </w:rPr>
      </w:pPr>
      <w:r w:rsidRPr="00AE770F">
        <w:rPr>
          <w:sz w:val="24"/>
          <w:szCs w:val="24"/>
        </w:rPr>
        <w:t>When either of the above criteria is met, the Contractor must provide one or more quotes to meet the requirements of the delivery orders. The Government will evaluate the quotes, negotiate as required with the Contractor to establish product pricing, insert the prices into the delivery orders and proceed to award.</w:t>
      </w:r>
    </w:p>
    <w:p w14:paraId="5B4705A6" w14:textId="77777777" w:rsidR="001C5EF4" w:rsidRPr="00AE770F" w:rsidRDefault="001C5EF4" w:rsidP="001C5EF4">
      <w:pPr>
        <w:pStyle w:val="BodyText"/>
        <w:rPr>
          <w:sz w:val="24"/>
          <w:szCs w:val="24"/>
        </w:rPr>
      </w:pPr>
    </w:p>
    <w:p w14:paraId="4EB09795" w14:textId="77777777" w:rsidR="001C5EF4" w:rsidRDefault="001C5EF4" w:rsidP="001C5EF4">
      <w:pPr>
        <w:pStyle w:val="BodyText"/>
        <w:rPr>
          <w:sz w:val="24"/>
          <w:szCs w:val="24"/>
        </w:rPr>
      </w:pPr>
      <w:r w:rsidRPr="00AE770F">
        <w:rPr>
          <w:sz w:val="24"/>
          <w:szCs w:val="24"/>
        </w:rPr>
        <w:t>Consolidated purchases may require staggered shipments spread out over several months. In some cases, the Contractor may be required to provide warehousing of purchased products for large buys and to accommodate Government deployment schedules. Any warehousing must be provided in a secure storage facility with controlled access.  If warehousing is required, warehousing costs should be included in the quot</w:t>
      </w:r>
      <w:r>
        <w:rPr>
          <w:sz w:val="24"/>
          <w:szCs w:val="24"/>
        </w:rPr>
        <w:t>e.</w:t>
      </w:r>
    </w:p>
    <w:p w14:paraId="67B406A5" w14:textId="77777777" w:rsidR="001C5EF4" w:rsidRDefault="001C5EF4" w:rsidP="001C5EF4">
      <w:pPr>
        <w:pStyle w:val="BodyText"/>
        <w:rPr>
          <w:sz w:val="24"/>
          <w:szCs w:val="24"/>
        </w:rPr>
      </w:pPr>
    </w:p>
    <w:p w14:paraId="08F03C08" w14:textId="77777777" w:rsidR="00C25D0A" w:rsidRDefault="00C25D0A" w:rsidP="001C5EF4">
      <w:pPr>
        <w:pStyle w:val="BodyText"/>
        <w:rPr>
          <w:sz w:val="24"/>
          <w:szCs w:val="24"/>
        </w:rPr>
      </w:pPr>
    </w:p>
    <w:p w14:paraId="66E783DB" w14:textId="5EEC4A8B" w:rsidR="0069490C" w:rsidRPr="009916D8" w:rsidRDefault="0069490C" w:rsidP="00E34D29">
      <w:pPr>
        <w:pStyle w:val="BodyText"/>
        <w:numPr>
          <w:ilvl w:val="1"/>
          <w:numId w:val="24"/>
        </w:numPr>
        <w:ind w:left="0" w:firstLine="0"/>
        <w:rPr>
          <w:b/>
          <w:bCs/>
          <w:sz w:val="28"/>
          <w:szCs w:val="28"/>
        </w:rPr>
      </w:pPr>
      <w:r w:rsidRPr="009916D8">
        <w:rPr>
          <w:b/>
          <w:bCs/>
          <w:sz w:val="28"/>
          <w:szCs w:val="28"/>
        </w:rPr>
        <w:lastRenderedPageBreak/>
        <w:t xml:space="preserve">SOFTWARE BUNDLES </w:t>
      </w:r>
      <w:r w:rsidR="00A25292" w:rsidRPr="009916D8">
        <w:rPr>
          <w:b/>
          <w:bCs/>
          <w:sz w:val="28"/>
          <w:szCs w:val="28"/>
        </w:rPr>
        <w:t xml:space="preserve">- </w:t>
      </w:r>
      <w:r w:rsidRPr="009916D8">
        <w:rPr>
          <w:b/>
          <w:bCs/>
          <w:sz w:val="28"/>
          <w:szCs w:val="28"/>
        </w:rPr>
        <w:t xml:space="preserve">CATEGORY </w:t>
      </w:r>
      <w:del w:id="192" w:author="Burns, Willaton (FAA)" w:date="2026-07-23T11:56:00Z" w16du:dateUtc="2026-07-23T15:56:00Z">
        <w:r w:rsidRPr="009916D8" w:rsidDel="006C3E51">
          <w:rPr>
            <w:b/>
            <w:bCs/>
            <w:sz w:val="28"/>
            <w:szCs w:val="28"/>
          </w:rPr>
          <w:delText>4</w:delText>
        </w:r>
      </w:del>
      <w:ins w:id="193" w:author="Burns, Willaton (FAA)" w:date="2026-07-23T11:56:00Z" w16du:dateUtc="2026-07-23T15:56:00Z">
        <w:r w:rsidR="006C3E51">
          <w:rPr>
            <w:b/>
            <w:bCs/>
            <w:sz w:val="28"/>
            <w:szCs w:val="28"/>
          </w:rPr>
          <w:t>5</w:t>
        </w:r>
      </w:ins>
    </w:p>
    <w:p w14:paraId="0769D296" w14:textId="77777777" w:rsidR="0069490C" w:rsidRDefault="0069490C" w:rsidP="0069490C">
      <w:pPr>
        <w:pStyle w:val="BodyText"/>
        <w:ind w:left="1170"/>
        <w:rPr>
          <w:sz w:val="24"/>
          <w:szCs w:val="24"/>
        </w:rPr>
      </w:pPr>
    </w:p>
    <w:p w14:paraId="006FC7C7" w14:textId="2A858AA7" w:rsidR="001C5EF4" w:rsidRDefault="0069490C" w:rsidP="00EB7982">
      <w:pPr>
        <w:pStyle w:val="BodyText"/>
        <w:rPr>
          <w:sz w:val="24"/>
          <w:szCs w:val="24"/>
        </w:rPr>
      </w:pPr>
      <w:r>
        <w:rPr>
          <w:sz w:val="24"/>
          <w:szCs w:val="24"/>
        </w:rPr>
        <w:t xml:space="preserve">For </w:t>
      </w:r>
      <w:r w:rsidR="001C5EF4">
        <w:rPr>
          <w:sz w:val="24"/>
          <w:szCs w:val="24"/>
        </w:rPr>
        <w:t xml:space="preserve">software bundles, the Contractor must notify and obtain approval </w:t>
      </w:r>
      <w:r w:rsidR="00814DFD">
        <w:rPr>
          <w:sz w:val="24"/>
          <w:szCs w:val="24"/>
        </w:rPr>
        <w:t xml:space="preserve">from </w:t>
      </w:r>
      <w:r w:rsidR="000A4767">
        <w:rPr>
          <w:sz w:val="24"/>
          <w:szCs w:val="24"/>
        </w:rPr>
        <w:t xml:space="preserve">the </w:t>
      </w:r>
      <w:r w:rsidR="00814DFD">
        <w:rPr>
          <w:sz w:val="24"/>
          <w:szCs w:val="24"/>
        </w:rPr>
        <w:t xml:space="preserve">ACO and COR </w:t>
      </w:r>
      <w:r w:rsidR="001C5EF4">
        <w:rPr>
          <w:sz w:val="24"/>
          <w:szCs w:val="24"/>
        </w:rPr>
        <w:t>for software being purchased together with the hardware purchase</w:t>
      </w:r>
      <w:r w:rsidR="000A4767">
        <w:rPr>
          <w:sz w:val="24"/>
          <w:szCs w:val="24"/>
        </w:rPr>
        <w:t xml:space="preserve"> in order</w:t>
      </w:r>
      <w:r w:rsidR="001C5EF4">
        <w:rPr>
          <w:sz w:val="24"/>
          <w:szCs w:val="24"/>
        </w:rPr>
        <w:t xml:space="preserve"> to ensure that the software is approved within the</w:t>
      </w:r>
      <w:r w:rsidR="000A4767">
        <w:rPr>
          <w:sz w:val="24"/>
          <w:szCs w:val="24"/>
        </w:rPr>
        <w:t xml:space="preserve"> FAA</w:t>
      </w:r>
      <w:r w:rsidR="001C5EF4">
        <w:rPr>
          <w:sz w:val="24"/>
          <w:szCs w:val="24"/>
        </w:rPr>
        <w:t xml:space="preserve"> IT standards.</w:t>
      </w:r>
    </w:p>
    <w:p w14:paraId="414390DD" w14:textId="5E79BE77" w:rsidR="00ED427A" w:rsidRDefault="00ED427A" w:rsidP="00D51681">
      <w:pPr>
        <w:rPr>
          <w:rFonts w:ascii="Times New Roman" w:hAnsi="Times New Roman" w:cs="Times New Roman"/>
        </w:rPr>
      </w:pPr>
    </w:p>
    <w:p w14:paraId="398BA1AE" w14:textId="34F573A6" w:rsidR="00ED427A" w:rsidRDefault="00896D88" w:rsidP="00E34D29">
      <w:pPr>
        <w:pStyle w:val="Heading1"/>
        <w:ind w:left="0" w:firstLine="0"/>
      </w:pPr>
      <w:r>
        <w:t xml:space="preserve">  </w:t>
      </w:r>
      <w:r w:rsidR="00ED427A">
        <w:t xml:space="preserve">SUPPLY CHAIN </w:t>
      </w:r>
      <w:r w:rsidR="00B57D30">
        <w:t xml:space="preserve">RISK </w:t>
      </w:r>
      <w:r w:rsidR="00ED427A">
        <w:t>MANAGEMENT</w:t>
      </w:r>
      <w:r w:rsidR="00B57D30">
        <w:t xml:space="preserve"> (SCRM)</w:t>
      </w:r>
    </w:p>
    <w:p w14:paraId="7E8E03CF" w14:textId="77777777" w:rsidR="00682C2E" w:rsidRDefault="00682C2E" w:rsidP="00682C2E">
      <w:pPr>
        <w:pStyle w:val="Default"/>
      </w:pPr>
    </w:p>
    <w:p w14:paraId="60E7A59A" w14:textId="3E57ED24" w:rsidR="00682C2E" w:rsidRPr="00742284" w:rsidRDefault="00682C2E" w:rsidP="00682C2E">
      <w:pPr>
        <w:pStyle w:val="Default"/>
      </w:pPr>
      <w:bookmarkStart w:id="194" w:name="_Hlk184882204"/>
      <w:r w:rsidRPr="00742284">
        <w:t xml:space="preserve">This contract and its associated delivery/task orders are subject to the Federal SCRM policies and regulations including: </w:t>
      </w:r>
    </w:p>
    <w:p w14:paraId="31C8EC46" w14:textId="77777777" w:rsidR="00682C2E" w:rsidRPr="00742284" w:rsidRDefault="00682C2E" w:rsidP="00682C2E">
      <w:pPr>
        <w:pStyle w:val="Default"/>
      </w:pPr>
      <w:r w:rsidRPr="00742284">
        <w:t xml:space="preserve">• Supply Chain Risk through application of appropriate security controls outlined and described in CNSSI 1253, Appendix D </w:t>
      </w:r>
    </w:p>
    <w:p w14:paraId="041CFF6B" w14:textId="77777777" w:rsidR="00682C2E" w:rsidRPr="00742284" w:rsidRDefault="00682C2E" w:rsidP="00682C2E">
      <w:pPr>
        <w:pStyle w:val="Default"/>
      </w:pPr>
      <w:r w:rsidRPr="00742284">
        <w:t xml:space="preserve">• NIST SP 800-53 </w:t>
      </w:r>
    </w:p>
    <w:p w14:paraId="677F5202" w14:textId="77777777" w:rsidR="00682C2E" w:rsidRPr="00742284" w:rsidRDefault="00682C2E" w:rsidP="00682C2E">
      <w:pPr>
        <w:pStyle w:val="Default"/>
      </w:pPr>
      <w:r w:rsidRPr="00742284">
        <w:t xml:space="preserve">• NIST SP 800-161 </w:t>
      </w:r>
    </w:p>
    <w:p w14:paraId="1A7A0207" w14:textId="77777777" w:rsidR="00682C2E" w:rsidRPr="00742284" w:rsidRDefault="00682C2E" w:rsidP="00682C2E">
      <w:pPr>
        <w:pStyle w:val="Default"/>
      </w:pPr>
      <w:r w:rsidRPr="00742284">
        <w:t xml:space="preserve">• NIST SP 800-171 </w:t>
      </w:r>
    </w:p>
    <w:p w14:paraId="55AC7E37" w14:textId="77777777" w:rsidR="00682C2E" w:rsidRPr="00742284" w:rsidRDefault="00682C2E" w:rsidP="00682C2E">
      <w:pPr>
        <w:pStyle w:val="Default"/>
      </w:pPr>
      <w:r w:rsidRPr="00742284">
        <w:t xml:space="preserve">• Any related industry standards </w:t>
      </w:r>
    </w:p>
    <w:p w14:paraId="5572DC3F" w14:textId="0C1B781C" w:rsidR="00682C2E" w:rsidRPr="00742284" w:rsidRDefault="00682C2E" w:rsidP="00682C2E">
      <w:pPr>
        <w:pStyle w:val="Default"/>
      </w:pPr>
      <w:r w:rsidRPr="00742284">
        <w:t>Supply Chain Risk means the risk that an adversary may sabotage, maliciously introduce unwanted function, or otherwise subvert the design, integrity, manufacturing, production, distribution, installation, operation, or maintenance of a national security system so as to surveil, deny, disrupt, or otherwise degrade the function use, or operation of such system. SCRM refers to the systemic process for managing supply chain risk by: (1) identifying susceptibilities, vulnerabilities, and threats throughout the D</w:t>
      </w:r>
      <w:r>
        <w:t>OT/FAA</w:t>
      </w:r>
      <w:r w:rsidRPr="00742284">
        <w:t xml:space="preserve">’s supply chain, (2) developing mitigation strategies to combat those threats. </w:t>
      </w:r>
    </w:p>
    <w:bookmarkEnd w:id="194"/>
    <w:p w14:paraId="008708B1" w14:textId="77777777" w:rsidR="00A83991" w:rsidRDefault="00A83991" w:rsidP="00D51681">
      <w:pPr>
        <w:rPr>
          <w:rFonts w:ascii="Times New Roman" w:hAnsi="Times New Roman" w:cs="Times New Roman"/>
        </w:rPr>
      </w:pPr>
    </w:p>
    <w:p w14:paraId="09CF762F" w14:textId="45D81167" w:rsidR="00ED427A" w:rsidRPr="001340F9" w:rsidRDefault="00896D88" w:rsidP="00E34D29">
      <w:pPr>
        <w:pStyle w:val="Heading1"/>
        <w:ind w:left="0" w:firstLine="0"/>
      </w:pPr>
      <w:r>
        <w:t xml:space="preserve">  </w:t>
      </w:r>
      <w:r w:rsidR="00ED427A">
        <w:t xml:space="preserve">OEM </w:t>
      </w:r>
      <w:r w:rsidR="00D86A95">
        <w:t xml:space="preserve">LIST </w:t>
      </w:r>
      <w:r w:rsidR="00ED427A">
        <w:t xml:space="preserve">OF </w:t>
      </w:r>
      <w:r w:rsidR="00ED427A" w:rsidRPr="001340F9">
        <w:t>BRAND</w:t>
      </w:r>
      <w:r w:rsidR="00ED427A" w:rsidRPr="001340F9">
        <w:rPr>
          <w:spacing w:val="-3"/>
        </w:rPr>
        <w:t xml:space="preserve"> </w:t>
      </w:r>
      <w:r w:rsidR="00ED427A" w:rsidRPr="001340F9">
        <w:t>NAME</w:t>
      </w:r>
      <w:r w:rsidR="00ED427A" w:rsidRPr="001340F9">
        <w:rPr>
          <w:spacing w:val="-2"/>
        </w:rPr>
        <w:t xml:space="preserve"> </w:t>
      </w:r>
      <w:r w:rsidR="00ED427A" w:rsidRPr="001340F9">
        <w:t>PRODUCTS</w:t>
      </w:r>
    </w:p>
    <w:p w14:paraId="76F59CB2" w14:textId="77777777" w:rsidR="00ED427A" w:rsidRPr="0087114D" w:rsidRDefault="00ED427A" w:rsidP="00ED427A">
      <w:pPr>
        <w:rPr>
          <w:rFonts w:ascii="Times New Roman" w:hAnsi="Times New Roman" w:cs="Times New Roman"/>
          <w:b/>
        </w:rPr>
      </w:pPr>
    </w:p>
    <w:p w14:paraId="47895EA3" w14:textId="3F0B7176" w:rsidR="00ED427A" w:rsidRPr="00AE770F" w:rsidRDefault="00ED427A" w:rsidP="00ED427A">
      <w:pPr>
        <w:pStyle w:val="BodyText"/>
        <w:rPr>
          <w:sz w:val="24"/>
          <w:szCs w:val="24"/>
        </w:rPr>
      </w:pPr>
      <w:r>
        <w:rPr>
          <w:sz w:val="24"/>
          <w:szCs w:val="24"/>
        </w:rPr>
        <w:t xml:space="preserve">The FAA requires the Contractor to have partnerships and/or reseller agreements to obtain </w:t>
      </w:r>
      <w:r w:rsidR="00D86A95">
        <w:rPr>
          <w:sz w:val="24"/>
          <w:szCs w:val="24"/>
        </w:rPr>
        <w:t>what is approved for use and identified on the OEM list.</w:t>
      </w:r>
      <w:r>
        <w:rPr>
          <w:sz w:val="24"/>
          <w:szCs w:val="24"/>
        </w:rPr>
        <w:t xml:space="preserve">  Each p</w:t>
      </w:r>
      <w:r w:rsidRPr="00AE770F">
        <w:rPr>
          <w:sz w:val="24"/>
          <w:szCs w:val="24"/>
        </w:rPr>
        <w:t>roduct</w:t>
      </w:r>
      <w:r w:rsidRPr="00AE770F">
        <w:rPr>
          <w:spacing w:val="-2"/>
          <w:sz w:val="24"/>
          <w:szCs w:val="24"/>
        </w:rPr>
        <w:t xml:space="preserve"> </w:t>
      </w:r>
      <w:r>
        <w:rPr>
          <w:spacing w:val="-2"/>
          <w:sz w:val="24"/>
          <w:szCs w:val="24"/>
        </w:rPr>
        <w:t xml:space="preserve">approved and/or </w:t>
      </w:r>
      <w:r w:rsidRPr="00AE770F">
        <w:rPr>
          <w:sz w:val="24"/>
          <w:szCs w:val="24"/>
        </w:rPr>
        <w:t>designated</w:t>
      </w:r>
      <w:r w:rsidRPr="00AE770F">
        <w:rPr>
          <w:spacing w:val="-1"/>
          <w:sz w:val="24"/>
          <w:szCs w:val="24"/>
        </w:rPr>
        <w:t xml:space="preserve"> </w:t>
      </w:r>
      <w:r w:rsidR="00D86A95">
        <w:rPr>
          <w:spacing w:val="-1"/>
          <w:sz w:val="24"/>
          <w:szCs w:val="24"/>
        </w:rPr>
        <w:t xml:space="preserve">on the OEM list will </w:t>
      </w:r>
      <w:r w:rsidRPr="00AE770F">
        <w:rPr>
          <w:sz w:val="24"/>
          <w:szCs w:val="24"/>
        </w:rPr>
        <w:t>be</w:t>
      </w:r>
      <w:r w:rsidRPr="00AE770F">
        <w:rPr>
          <w:spacing w:val="-1"/>
          <w:sz w:val="24"/>
          <w:szCs w:val="24"/>
        </w:rPr>
        <w:t xml:space="preserve"> </w:t>
      </w:r>
      <w:r w:rsidRPr="00AE770F">
        <w:rPr>
          <w:sz w:val="24"/>
          <w:szCs w:val="24"/>
        </w:rPr>
        <w:t>purchased</w:t>
      </w:r>
      <w:r w:rsidRPr="00AE770F">
        <w:rPr>
          <w:spacing w:val="-1"/>
          <w:sz w:val="24"/>
          <w:szCs w:val="24"/>
        </w:rPr>
        <w:t xml:space="preserve"> </w:t>
      </w:r>
      <w:r w:rsidRPr="00AE770F">
        <w:rPr>
          <w:sz w:val="24"/>
          <w:szCs w:val="24"/>
        </w:rPr>
        <w:t>as</w:t>
      </w:r>
      <w:r w:rsidRPr="00AE770F">
        <w:rPr>
          <w:spacing w:val="-1"/>
          <w:sz w:val="24"/>
          <w:szCs w:val="24"/>
        </w:rPr>
        <w:t xml:space="preserve"> </w:t>
      </w:r>
      <w:r w:rsidRPr="00AE770F">
        <w:rPr>
          <w:sz w:val="24"/>
          <w:szCs w:val="24"/>
        </w:rPr>
        <w:t>mandatory</w:t>
      </w:r>
      <w:r>
        <w:rPr>
          <w:sz w:val="24"/>
          <w:szCs w:val="24"/>
        </w:rPr>
        <w:t xml:space="preserve"> </w:t>
      </w:r>
      <w:r w:rsidRPr="00AE770F">
        <w:rPr>
          <w:sz w:val="24"/>
          <w:szCs w:val="24"/>
        </w:rPr>
        <w:t xml:space="preserve">brand names. </w:t>
      </w:r>
    </w:p>
    <w:p w14:paraId="7C00645C" w14:textId="77777777" w:rsidR="00ED427A" w:rsidRPr="00AE770F" w:rsidRDefault="00ED427A" w:rsidP="00ED427A">
      <w:pPr>
        <w:pStyle w:val="BodyText"/>
        <w:rPr>
          <w:sz w:val="24"/>
          <w:szCs w:val="24"/>
        </w:rPr>
      </w:pPr>
    </w:p>
    <w:p w14:paraId="147747FA" w14:textId="03A7A143" w:rsidR="00BD697B" w:rsidRDefault="00D86A95" w:rsidP="002F462F">
      <w:pPr>
        <w:pStyle w:val="BodyText"/>
        <w:rPr>
          <w:sz w:val="24"/>
          <w:szCs w:val="24"/>
        </w:rPr>
      </w:pPr>
      <w:r>
        <w:rPr>
          <w:sz w:val="24"/>
          <w:szCs w:val="24"/>
        </w:rPr>
        <w:t xml:space="preserve">Updates to the </w:t>
      </w:r>
      <w:r w:rsidR="00ED427A">
        <w:rPr>
          <w:sz w:val="24"/>
          <w:szCs w:val="24"/>
        </w:rPr>
        <w:t xml:space="preserve">OEM </w:t>
      </w:r>
      <w:r>
        <w:rPr>
          <w:sz w:val="24"/>
          <w:szCs w:val="24"/>
        </w:rPr>
        <w:t xml:space="preserve">list </w:t>
      </w:r>
      <w:r w:rsidR="00ED427A">
        <w:rPr>
          <w:sz w:val="24"/>
          <w:szCs w:val="24"/>
        </w:rPr>
        <w:t xml:space="preserve">of </w:t>
      </w:r>
      <w:r w:rsidR="00ED427A" w:rsidRPr="00AE770F">
        <w:rPr>
          <w:sz w:val="24"/>
          <w:szCs w:val="24"/>
        </w:rPr>
        <w:t xml:space="preserve">brand name products </w:t>
      </w:r>
      <w:r w:rsidR="00733640">
        <w:rPr>
          <w:sz w:val="24"/>
          <w:szCs w:val="24"/>
        </w:rPr>
        <w:t>will</w:t>
      </w:r>
      <w:r w:rsidR="00ED427A" w:rsidRPr="00AE770F">
        <w:rPr>
          <w:sz w:val="24"/>
          <w:szCs w:val="24"/>
        </w:rPr>
        <w:t xml:space="preserve"> be added to the Contract in</w:t>
      </w:r>
      <w:r w:rsidR="00ED427A" w:rsidRPr="00AE770F">
        <w:rPr>
          <w:spacing w:val="1"/>
          <w:sz w:val="24"/>
          <w:szCs w:val="24"/>
        </w:rPr>
        <w:t xml:space="preserve"> </w:t>
      </w:r>
      <w:r w:rsidR="00ED427A" w:rsidRPr="00AE770F">
        <w:rPr>
          <w:sz w:val="24"/>
          <w:szCs w:val="24"/>
        </w:rPr>
        <w:t>accordance</w:t>
      </w:r>
      <w:r w:rsidR="00ED427A" w:rsidRPr="00AE770F">
        <w:rPr>
          <w:spacing w:val="-2"/>
          <w:sz w:val="24"/>
          <w:szCs w:val="24"/>
        </w:rPr>
        <w:t xml:space="preserve"> </w:t>
      </w:r>
      <w:r w:rsidR="00ED427A" w:rsidRPr="00AE770F">
        <w:rPr>
          <w:sz w:val="24"/>
          <w:szCs w:val="24"/>
        </w:rPr>
        <w:t>with</w:t>
      </w:r>
      <w:r w:rsidR="00ED427A" w:rsidRPr="00AE770F">
        <w:rPr>
          <w:spacing w:val="-2"/>
          <w:sz w:val="24"/>
          <w:szCs w:val="24"/>
        </w:rPr>
        <w:t xml:space="preserve"> </w:t>
      </w:r>
      <w:r w:rsidR="00ED427A" w:rsidRPr="00AE770F">
        <w:rPr>
          <w:sz w:val="24"/>
          <w:szCs w:val="24"/>
        </w:rPr>
        <w:t>Tech</w:t>
      </w:r>
      <w:r w:rsidR="00ED427A">
        <w:rPr>
          <w:sz w:val="24"/>
          <w:szCs w:val="24"/>
        </w:rPr>
        <w:t>n</w:t>
      </w:r>
      <w:r w:rsidR="00433ACC">
        <w:rPr>
          <w:sz w:val="24"/>
          <w:szCs w:val="24"/>
        </w:rPr>
        <w:t>ology</w:t>
      </w:r>
      <w:r w:rsidR="00ED427A" w:rsidRPr="00AE770F">
        <w:rPr>
          <w:spacing w:val="-1"/>
          <w:sz w:val="24"/>
          <w:szCs w:val="24"/>
        </w:rPr>
        <w:t xml:space="preserve"> </w:t>
      </w:r>
      <w:r w:rsidR="00ED427A">
        <w:rPr>
          <w:spacing w:val="-1"/>
          <w:sz w:val="24"/>
          <w:szCs w:val="24"/>
        </w:rPr>
        <w:t>Refresh</w:t>
      </w:r>
      <w:r w:rsidR="00433ACC">
        <w:rPr>
          <w:spacing w:val="-1"/>
          <w:sz w:val="24"/>
          <w:szCs w:val="24"/>
        </w:rPr>
        <w:t>ment</w:t>
      </w:r>
      <w:r w:rsidR="00ED427A" w:rsidRPr="00AE770F">
        <w:rPr>
          <w:spacing w:val="-1"/>
          <w:sz w:val="24"/>
          <w:szCs w:val="24"/>
        </w:rPr>
        <w:t xml:space="preserve"> </w:t>
      </w:r>
      <w:r w:rsidR="00ED427A" w:rsidRPr="00AE770F">
        <w:rPr>
          <w:sz w:val="24"/>
          <w:szCs w:val="24"/>
        </w:rPr>
        <w:t>(Section</w:t>
      </w:r>
      <w:r w:rsidR="00B81A72">
        <w:rPr>
          <w:sz w:val="24"/>
          <w:szCs w:val="24"/>
        </w:rPr>
        <w:t xml:space="preserve"> </w:t>
      </w:r>
      <w:r w:rsidR="00433ACC">
        <w:rPr>
          <w:sz w:val="24"/>
          <w:szCs w:val="24"/>
        </w:rPr>
        <w:t>23</w:t>
      </w:r>
      <w:r w:rsidR="00ED427A" w:rsidRPr="00AE770F">
        <w:rPr>
          <w:sz w:val="24"/>
          <w:szCs w:val="24"/>
        </w:rPr>
        <w:t>).</w:t>
      </w:r>
    </w:p>
    <w:p w14:paraId="601076BE" w14:textId="77777777" w:rsidR="002F462F" w:rsidRDefault="002F462F" w:rsidP="002F462F">
      <w:pPr>
        <w:pStyle w:val="BodyText"/>
      </w:pPr>
    </w:p>
    <w:p w14:paraId="3EFFB501" w14:textId="0620CBF1" w:rsidR="00D51681" w:rsidRPr="00E276C3" w:rsidRDefault="00896D88" w:rsidP="00E34D29">
      <w:pPr>
        <w:pStyle w:val="Heading1"/>
        <w:ind w:left="0" w:firstLine="0"/>
      </w:pPr>
      <w:bookmarkStart w:id="195" w:name="_Hlk142394183"/>
      <w:r>
        <w:t xml:space="preserve">  </w:t>
      </w:r>
      <w:r w:rsidR="00FB0B7C" w:rsidRPr="00E276C3">
        <w:t xml:space="preserve">SAVES </w:t>
      </w:r>
      <w:r w:rsidR="00E33CFD" w:rsidRPr="00E276C3">
        <w:t xml:space="preserve">IT HW/SW </w:t>
      </w:r>
      <w:r w:rsidR="00FF6A60" w:rsidRPr="00E276C3">
        <w:t>REBATE</w:t>
      </w:r>
      <w:r w:rsidR="00FB0B7C" w:rsidRPr="00E276C3">
        <w:t xml:space="preserve"> </w:t>
      </w:r>
      <w:r w:rsidR="00B14ECF" w:rsidRPr="00E276C3">
        <w:t>PROGRAM</w:t>
      </w:r>
    </w:p>
    <w:p w14:paraId="72CFB1EA" w14:textId="77777777" w:rsidR="00D51681" w:rsidRPr="0087114D" w:rsidRDefault="00D51681" w:rsidP="00D51681">
      <w:pPr>
        <w:rPr>
          <w:rFonts w:ascii="Times New Roman" w:hAnsi="Times New Roman" w:cs="Times New Roman"/>
          <w:b/>
        </w:rPr>
      </w:pPr>
    </w:p>
    <w:p w14:paraId="4EFFDAF8" w14:textId="6A327701" w:rsidR="00BE42AA" w:rsidRDefault="00314EBB" w:rsidP="003D3BD4">
      <w:pPr>
        <w:pStyle w:val="BodyText"/>
        <w:rPr>
          <w:sz w:val="24"/>
          <w:szCs w:val="24"/>
        </w:rPr>
      </w:pPr>
      <w:r>
        <w:rPr>
          <w:sz w:val="24"/>
          <w:szCs w:val="24"/>
        </w:rPr>
        <w:t xml:space="preserve">In accordance with this SOW, the SAVES </w:t>
      </w:r>
      <w:r w:rsidR="00BE42AA">
        <w:rPr>
          <w:sz w:val="24"/>
          <w:szCs w:val="24"/>
        </w:rPr>
        <w:t xml:space="preserve">IT HW/SW </w:t>
      </w:r>
      <w:r w:rsidR="00990CC4">
        <w:rPr>
          <w:sz w:val="24"/>
          <w:szCs w:val="24"/>
        </w:rPr>
        <w:t xml:space="preserve">established rebate program will </w:t>
      </w:r>
      <w:r w:rsidR="00BE42AA">
        <w:rPr>
          <w:sz w:val="24"/>
          <w:szCs w:val="24"/>
        </w:rPr>
        <w:t xml:space="preserve">collect a </w:t>
      </w:r>
      <w:r w:rsidR="00B14ECF">
        <w:rPr>
          <w:sz w:val="24"/>
          <w:szCs w:val="24"/>
        </w:rPr>
        <w:t>0.5% (one</w:t>
      </w:r>
      <w:r w:rsidR="00941B17">
        <w:rPr>
          <w:sz w:val="24"/>
          <w:szCs w:val="24"/>
        </w:rPr>
        <w:t>-</w:t>
      </w:r>
      <w:r w:rsidR="00B14ECF">
        <w:rPr>
          <w:sz w:val="24"/>
          <w:szCs w:val="24"/>
        </w:rPr>
        <w:t xml:space="preserve">half of one percent) </w:t>
      </w:r>
      <w:r w:rsidR="00BE42AA">
        <w:rPr>
          <w:sz w:val="24"/>
          <w:szCs w:val="24"/>
        </w:rPr>
        <w:t xml:space="preserve">rebate </w:t>
      </w:r>
      <w:r w:rsidR="003B18AB">
        <w:rPr>
          <w:sz w:val="24"/>
          <w:szCs w:val="24"/>
        </w:rPr>
        <w:t xml:space="preserve">from the Contractor </w:t>
      </w:r>
      <w:r w:rsidR="00B14ECF">
        <w:rPr>
          <w:sz w:val="24"/>
          <w:szCs w:val="24"/>
        </w:rPr>
        <w:t>o</w:t>
      </w:r>
      <w:r w:rsidR="00C513D1">
        <w:rPr>
          <w:sz w:val="24"/>
          <w:szCs w:val="24"/>
        </w:rPr>
        <w:t>n</w:t>
      </w:r>
      <w:r w:rsidR="00B14ECF">
        <w:rPr>
          <w:sz w:val="24"/>
          <w:szCs w:val="24"/>
        </w:rPr>
        <w:t xml:space="preserve"> </w:t>
      </w:r>
      <w:r>
        <w:rPr>
          <w:sz w:val="24"/>
          <w:szCs w:val="24"/>
        </w:rPr>
        <w:t xml:space="preserve">hardware and software </w:t>
      </w:r>
      <w:r w:rsidR="00BE42AA">
        <w:rPr>
          <w:sz w:val="24"/>
          <w:szCs w:val="24"/>
        </w:rPr>
        <w:t>purchases</w:t>
      </w:r>
      <w:r w:rsidR="00C513D1">
        <w:rPr>
          <w:sz w:val="24"/>
          <w:szCs w:val="24"/>
        </w:rPr>
        <w:t xml:space="preserve"> identified </w:t>
      </w:r>
      <w:r w:rsidR="00921371">
        <w:rPr>
          <w:sz w:val="24"/>
          <w:szCs w:val="24"/>
        </w:rPr>
        <w:t xml:space="preserve">below and </w:t>
      </w:r>
      <w:r w:rsidR="00C513D1">
        <w:rPr>
          <w:sz w:val="24"/>
          <w:szCs w:val="24"/>
        </w:rPr>
        <w:t xml:space="preserve">in </w:t>
      </w:r>
      <w:r w:rsidR="00B266F7">
        <w:rPr>
          <w:sz w:val="24"/>
          <w:szCs w:val="24"/>
        </w:rPr>
        <w:t>Schedule</w:t>
      </w:r>
      <w:r w:rsidR="00C513D1">
        <w:rPr>
          <w:sz w:val="24"/>
          <w:szCs w:val="24"/>
        </w:rPr>
        <w:t xml:space="preserve"> B of this Contract</w:t>
      </w:r>
      <w:r>
        <w:rPr>
          <w:sz w:val="24"/>
          <w:szCs w:val="24"/>
        </w:rPr>
        <w:t xml:space="preserve">.  </w:t>
      </w:r>
      <w:r w:rsidR="00990CC4">
        <w:rPr>
          <w:sz w:val="24"/>
          <w:szCs w:val="24"/>
        </w:rPr>
        <w:t xml:space="preserve">This </w:t>
      </w:r>
      <w:r w:rsidR="006B36A6">
        <w:rPr>
          <w:sz w:val="24"/>
          <w:szCs w:val="24"/>
        </w:rPr>
        <w:t xml:space="preserve">SAVES IT HW/SW </w:t>
      </w:r>
      <w:r w:rsidR="00990CC4">
        <w:rPr>
          <w:sz w:val="24"/>
          <w:szCs w:val="24"/>
        </w:rPr>
        <w:t xml:space="preserve">rebate </w:t>
      </w:r>
      <w:r w:rsidR="00BE42AA">
        <w:rPr>
          <w:sz w:val="24"/>
          <w:szCs w:val="24"/>
        </w:rPr>
        <w:t>program</w:t>
      </w:r>
      <w:r w:rsidR="00735EC3">
        <w:rPr>
          <w:sz w:val="24"/>
          <w:szCs w:val="24"/>
        </w:rPr>
        <w:t xml:space="preserve"> </w:t>
      </w:r>
      <w:r w:rsidR="00BE42AA">
        <w:rPr>
          <w:sz w:val="24"/>
          <w:szCs w:val="24"/>
        </w:rPr>
        <w:t xml:space="preserve">supports the </w:t>
      </w:r>
      <w:r w:rsidR="003B18AB">
        <w:rPr>
          <w:sz w:val="24"/>
          <w:szCs w:val="24"/>
        </w:rPr>
        <w:t>DOT/</w:t>
      </w:r>
      <w:r w:rsidR="00BE42AA">
        <w:rPr>
          <w:sz w:val="24"/>
          <w:szCs w:val="24"/>
        </w:rPr>
        <w:t xml:space="preserve">FAA SAVES IT </w:t>
      </w:r>
      <w:r w:rsidR="006B36A6">
        <w:rPr>
          <w:sz w:val="24"/>
          <w:szCs w:val="24"/>
        </w:rPr>
        <w:t xml:space="preserve">HW/SW </w:t>
      </w:r>
      <w:r w:rsidR="00BE42AA">
        <w:rPr>
          <w:sz w:val="24"/>
          <w:szCs w:val="24"/>
        </w:rPr>
        <w:t xml:space="preserve">acquisitions </w:t>
      </w:r>
      <w:r w:rsidR="003B18AB">
        <w:rPr>
          <w:sz w:val="24"/>
          <w:szCs w:val="24"/>
        </w:rPr>
        <w:t xml:space="preserve">in cost savings </w:t>
      </w:r>
      <w:r w:rsidR="00BE42AA">
        <w:rPr>
          <w:sz w:val="24"/>
          <w:szCs w:val="24"/>
        </w:rPr>
        <w:t xml:space="preserve">and </w:t>
      </w:r>
      <w:r w:rsidR="00990CC4">
        <w:rPr>
          <w:sz w:val="24"/>
          <w:szCs w:val="24"/>
        </w:rPr>
        <w:t>cover</w:t>
      </w:r>
      <w:r w:rsidR="00BE42AA">
        <w:rPr>
          <w:sz w:val="24"/>
          <w:szCs w:val="24"/>
        </w:rPr>
        <w:t>s</w:t>
      </w:r>
      <w:r w:rsidR="00990CC4">
        <w:rPr>
          <w:sz w:val="24"/>
          <w:szCs w:val="24"/>
        </w:rPr>
        <w:t xml:space="preserve"> the administrative costs of th</w:t>
      </w:r>
      <w:r w:rsidR="00BE42AA">
        <w:rPr>
          <w:sz w:val="24"/>
          <w:szCs w:val="24"/>
        </w:rPr>
        <w:t xml:space="preserve">is Contract.  </w:t>
      </w:r>
    </w:p>
    <w:p w14:paraId="7BCA829C" w14:textId="77777777" w:rsidR="00BE42AA" w:rsidRDefault="00BE42AA" w:rsidP="003D3BD4">
      <w:pPr>
        <w:pStyle w:val="BodyText"/>
        <w:rPr>
          <w:sz w:val="24"/>
          <w:szCs w:val="24"/>
        </w:rPr>
      </w:pPr>
    </w:p>
    <w:p w14:paraId="24E953F2" w14:textId="723129F4" w:rsidR="00D51681" w:rsidRDefault="00314EBB" w:rsidP="003D3BD4">
      <w:pPr>
        <w:pStyle w:val="BodyText"/>
        <w:rPr>
          <w:sz w:val="24"/>
          <w:szCs w:val="24"/>
        </w:rPr>
      </w:pPr>
      <w:r>
        <w:rPr>
          <w:sz w:val="24"/>
          <w:szCs w:val="24"/>
        </w:rPr>
        <w:t>Th</w:t>
      </w:r>
      <w:r w:rsidR="00D51681" w:rsidRPr="00F422D9">
        <w:rPr>
          <w:sz w:val="24"/>
          <w:szCs w:val="24"/>
        </w:rPr>
        <w:t xml:space="preserve">e Contractor </w:t>
      </w:r>
      <w:r w:rsidR="003B18AB">
        <w:rPr>
          <w:sz w:val="24"/>
          <w:szCs w:val="24"/>
        </w:rPr>
        <w:t xml:space="preserve">must have the established rebate cost built into their pricing and </w:t>
      </w:r>
      <w:r w:rsidR="006B36A6">
        <w:rPr>
          <w:sz w:val="24"/>
          <w:szCs w:val="24"/>
        </w:rPr>
        <w:t xml:space="preserve">must </w:t>
      </w:r>
      <w:r w:rsidR="003B18AB">
        <w:rPr>
          <w:sz w:val="24"/>
          <w:szCs w:val="24"/>
        </w:rPr>
        <w:t>pay DOT/FAA a quarterly rebate on all purchases</w:t>
      </w:r>
      <w:r w:rsidR="00C513D1">
        <w:rPr>
          <w:sz w:val="24"/>
          <w:szCs w:val="24"/>
        </w:rPr>
        <w:t xml:space="preserve"> </w:t>
      </w:r>
      <w:r w:rsidR="002B31B3">
        <w:rPr>
          <w:sz w:val="24"/>
          <w:szCs w:val="24"/>
        </w:rPr>
        <w:t xml:space="preserve">executed against this Contract including: new </w:t>
      </w:r>
      <w:r w:rsidR="002B31B3">
        <w:rPr>
          <w:sz w:val="24"/>
          <w:szCs w:val="24"/>
        </w:rPr>
        <w:lastRenderedPageBreak/>
        <w:t xml:space="preserve">hardware equipment, </w:t>
      </w:r>
      <w:r w:rsidR="001E05C6">
        <w:rPr>
          <w:sz w:val="24"/>
          <w:szCs w:val="24"/>
        </w:rPr>
        <w:t xml:space="preserve">new software license types and software subscriptions, annual hardware </w:t>
      </w:r>
      <w:r w:rsidR="002B31B3">
        <w:rPr>
          <w:sz w:val="24"/>
          <w:szCs w:val="24"/>
        </w:rPr>
        <w:t xml:space="preserve">maintenance </w:t>
      </w:r>
      <w:r w:rsidR="001E05C6">
        <w:rPr>
          <w:sz w:val="24"/>
          <w:szCs w:val="24"/>
        </w:rPr>
        <w:t xml:space="preserve">and software renewal/maintenance, </w:t>
      </w:r>
      <w:r w:rsidR="002B31B3">
        <w:rPr>
          <w:sz w:val="24"/>
          <w:szCs w:val="24"/>
        </w:rPr>
        <w:t>cloud computing services, and all professional services.</w:t>
      </w:r>
    </w:p>
    <w:p w14:paraId="11D714C9" w14:textId="49A08948" w:rsidR="00030AD3" w:rsidRDefault="00030AD3" w:rsidP="00030AD3">
      <w:pPr>
        <w:pStyle w:val="BodyText"/>
        <w:rPr>
          <w:sz w:val="24"/>
          <w:szCs w:val="24"/>
        </w:rPr>
      </w:pPr>
      <w:r w:rsidRPr="00030AD3">
        <w:rPr>
          <w:sz w:val="24"/>
          <w:szCs w:val="24"/>
        </w:rPr>
        <w:t>The Administration Fee collected from each order must be sent by check or electronically via Pay.gov, within 30</w:t>
      </w:r>
      <w:r>
        <w:rPr>
          <w:sz w:val="24"/>
          <w:szCs w:val="24"/>
        </w:rPr>
        <w:t xml:space="preserve"> </w:t>
      </w:r>
      <w:r w:rsidRPr="00030AD3">
        <w:rPr>
          <w:sz w:val="24"/>
          <w:szCs w:val="24"/>
        </w:rPr>
        <w:t>days after the end of each</w:t>
      </w:r>
      <w:r w:rsidR="0082628C">
        <w:rPr>
          <w:sz w:val="24"/>
          <w:szCs w:val="24"/>
        </w:rPr>
        <w:t xml:space="preserve"> Government</w:t>
      </w:r>
      <w:r w:rsidRPr="00030AD3">
        <w:rPr>
          <w:sz w:val="24"/>
          <w:szCs w:val="24"/>
        </w:rPr>
        <w:t xml:space="preserve"> fiscal quarter:</w:t>
      </w:r>
    </w:p>
    <w:p w14:paraId="54BC484A" w14:textId="77777777" w:rsidR="004D38F3" w:rsidRPr="00030AD3" w:rsidRDefault="004D38F3" w:rsidP="00030AD3">
      <w:pPr>
        <w:pStyle w:val="BodyText"/>
        <w:rPr>
          <w:sz w:val="24"/>
          <w:szCs w:val="24"/>
        </w:rPr>
      </w:pPr>
    </w:p>
    <w:p w14:paraId="03451E11" w14:textId="66CE5AD5" w:rsidR="00030AD3" w:rsidRPr="00030AD3" w:rsidRDefault="00030AD3" w:rsidP="00742284">
      <w:pPr>
        <w:pStyle w:val="BodyText"/>
        <w:numPr>
          <w:ilvl w:val="0"/>
          <w:numId w:val="49"/>
        </w:numPr>
        <w:rPr>
          <w:sz w:val="24"/>
          <w:szCs w:val="24"/>
        </w:rPr>
      </w:pPr>
      <w:r w:rsidRPr="00030AD3">
        <w:rPr>
          <w:sz w:val="24"/>
          <w:szCs w:val="24"/>
        </w:rPr>
        <w:t>Checks must be addressed to:</w:t>
      </w:r>
    </w:p>
    <w:p w14:paraId="55FCD85B" w14:textId="77777777" w:rsidR="00030AD3" w:rsidRDefault="00030AD3" w:rsidP="00030AD3">
      <w:pPr>
        <w:pStyle w:val="BodyText"/>
        <w:rPr>
          <w:sz w:val="24"/>
          <w:szCs w:val="24"/>
        </w:rPr>
      </w:pPr>
    </w:p>
    <w:p w14:paraId="0D9F2AC0" w14:textId="7C5EA56A" w:rsidR="00030AD3" w:rsidRPr="00030AD3" w:rsidRDefault="00030AD3" w:rsidP="00742284">
      <w:pPr>
        <w:pStyle w:val="BodyText"/>
        <w:ind w:left="720"/>
        <w:rPr>
          <w:sz w:val="24"/>
          <w:szCs w:val="24"/>
        </w:rPr>
      </w:pPr>
      <w:r w:rsidRPr="00030AD3">
        <w:rPr>
          <w:sz w:val="24"/>
          <w:szCs w:val="24"/>
        </w:rPr>
        <w:t>DOT/FAA/ESC, AMK-322</w:t>
      </w:r>
    </w:p>
    <w:p w14:paraId="2E37C08D" w14:textId="77777777" w:rsidR="00030AD3" w:rsidRPr="00030AD3" w:rsidRDefault="00030AD3" w:rsidP="00742284">
      <w:pPr>
        <w:pStyle w:val="BodyText"/>
        <w:ind w:left="720"/>
        <w:rPr>
          <w:sz w:val="24"/>
          <w:szCs w:val="24"/>
        </w:rPr>
      </w:pPr>
      <w:r w:rsidRPr="00030AD3">
        <w:rPr>
          <w:sz w:val="24"/>
          <w:szCs w:val="24"/>
        </w:rPr>
        <w:t>Attention: Accounts Receivable</w:t>
      </w:r>
    </w:p>
    <w:p w14:paraId="2BE29F91" w14:textId="77777777" w:rsidR="00030AD3" w:rsidRPr="00030AD3" w:rsidRDefault="00030AD3" w:rsidP="00742284">
      <w:pPr>
        <w:pStyle w:val="BodyText"/>
        <w:ind w:left="720"/>
        <w:rPr>
          <w:sz w:val="24"/>
          <w:szCs w:val="24"/>
        </w:rPr>
      </w:pPr>
      <w:r w:rsidRPr="00030AD3">
        <w:rPr>
          <w:sz w:val="24"/>
          <w:szCs w:val="24"/>
        </w:rPr>
        <w:t>P.O. Box 25770</w:t>
      </w:r>
    </w:p>
    <w:p w14:paraId="301035F3" w14:textId="77777777" w:rsidR="00030AD3" w:rsidRPr="00030AD3" w:rsidRDefault="00030AD3" w:rsidP="00742284">
      <w:pPr>
        <w:pStyle w:val="BodyText"/>
        <w:ind w:left="720"/>
        <w:rPr>
          <w:sz w:val="24"/>
          <w:szCs w:val="24"/>
        </w:rPr>
      </w:pPr>
      <w:r w:rsidRPr="00030AD3">
        <w:rPr>
          <w:sz w:val="24"/>
          <w:szCs w:val="24"/>
        </w:rPr>
        <w:t>Oklahoma City, OK 73125</w:t>
      </w:r>
    </w:p>
    <w:p w14:paraId="5C46D1D8" w14:textId="77777777" w:rsidR="00030AD3" w:rsidRDefault="00030AD3" w:rsidP="00030AD3">
      <w:pPr>
        <w:pStyle w:val="BodyText"/>
        <w:rPr>
          <w:sz w:val="24"/>
          <w:szCs w:val="24"/>
        </w:rPr>
      </w:pPr>
    </w:p>
    <w:p w14:paraId="78F26E8F" w14:textId="175613EB" w:rsidR="00030AD3" w:rsidRDefault="00030AD3" w:rsidP="00030AD3">
      <w:pPr>
        <w:pStyle w:val="BodyText"/>
        <w:numPr>
          <w:ilvl w:val="0"/>
          <w:numId w:val="49"/>
        </w:numPr>
        <w:rPr>
          <w:sz w:val="24"/>
          <w:szCs w:val="24"/>
        </w:rPr>
      </w:pPr>
      <w:r w:rsidRPr="00030AD3">
        <w:rPr>
          <w:sz w:val="24"/>
          <w:szCs w:val="24"/>
        </w:rPr>
        <w:t>Electronic payments address/directions:</w:t>
      </w:r>
    </w:p>
    <w:p w14:paraId="5EA0D141" w14:textId="77777777" w:rsidR="004D38F3" w:rsidRPr="00030AD3" w:rsidRDefault="004D38F3" w:rsidP="00742284">
      <w:pPr>
        <w:pStyle w:val="BodyText"/>
        <w:ind w:left="720"/>
        <w:rPr>
          <w:sz w:val="24"/>
          <w:szCs w:val="24"/>
        </w:rPr>
      </w:pPr>
    </w:p>
    <w:p w14:paraId="07886880" w14:textId="5B280623" w:rsidR="00030AD3" w:rsidRDefault="00030AD3" w:rsidP="00030AD3">
      <w:pPr>
        <w:pStyle w:val="BodyText"/>
        <w:ind w:left="720"/>
        <w:rPr>
          <w:sz w:val="24"/>
          <w:szCs w:val="24"/>
        </w:rPr>
      </w:pPr>
      <w:r w:rsidRPr="00030AD3">
        <w:rPr>
          <w:sz w:val="24"/>
          <w:szCs w:val="24"/>
        </w:rPr>
        <w:t xml:space="preserve">Go to: </w:t>
      </w:r>
      <w:hyperlink r:id="rId21" w:history="1">
        <w:r w:rsidR="004D38F3" w:rsidRPr="00A658CC">
          <w:rPr>
            <w:rStyle w:val="Hyperlink"/>
            <w:rFonts w:ascii="Times New Roman" w:hAnsi="Times New Roman"/>
            <w:sz w:val="24"/>
            <w:szCs w:val="24"/>
          </w:rPr>
          <w:t>https://pay.gov/public/home/makepayment</w:t>
        </w:r>
      </w:hyperlink>
    </w:p>
    <w:p w14:paraId="59140713" w14:textId="77777777" w:rsidR="004D38F3" w:rsidRPr="00030AD3" w:rsidRDefault="004D38F3" w:rsidP="00742284">
      <w:pPr>
        <w:pStyle w:val="BodyText"/>
        <w:ind w:left="720"/>
        <w:rPr>
          <w:sz w:val="24"/>
          <w:szCs w:val="24"/>
        </w:rPr>
      </w:pPr>
    </w:p>
    <w:p w14:paraId="171DB66B" w14:textId="77777777" w:rsidR="00030AD3" w:rsidRPr="00030AD3" w:rsidRDefault="00030AD3" w:rsidP="00742284">
      <w:pPr>
        <w:pStyle w:val="BodyText"/>
        <w:ind w:left="720"/>
        <w:rPr>
          <w:sz w:val="24"/>
          <w:szCs w:val="24"/>
        </w:rPr>
      </w:pPr>
      <w:r w:rsidRPr="00030AD3">
        <w:rPr>
          <w:sz w:val="24"/>
          <w:szCs w:val="24"/>
        </w:rPr>
        <w:t>On #2 type: “FAA Miscellaneous Payment”</w:t>
      </w:r>
    </w:p>
    <w:p w14:paraId="69EBD806" w14:textId="77777777" w:rsidR="00030AD3" w:rsidRPr="00030AD3" w:rsidRDefault="00030AD3" w:rsidP="00742284">
      <w:pPr>
        <w:pStyle w:val="BodyText"/>
        <w:ind w:left="720"/>
        <w:rPr>
          <w:sz w:val="24"/>
          <w:szCs w:val="24"/>
        </w:rPr>
      </w:pPr>
      <w:r w:rsidRPr="00030AD3">
        <w:rPr>
          <w:sz w:val="24"/>
          <w:szCs w:val="24"/>
        </w:rPr>
        <w:t>Continue to form (2x)</w:t>
      </w:r>
    </w:p>
    <w:p w14:paraId="17CB3E04" w14:textId="77777777" w:rsidR="00030AD3" w:rsidRPr="00030AD3" w:rsidRDefault="00030AD3" w:rsidP="00742284">
      <w:pPr>
        <w:pStyle w:val="BodyText"/>
        <w:ind w:left="720"/>
        <w:rPr>
          <w:sz w:val="24"/>
          <w:szCs w:val="24"/>
        </w:rPr>
      </w:pPr>
      <w:r w:rsidRPr="00030AD3">
        <w:rPr>
          <w:sz w:val="24"/>
          <w:szCs w:val="24"/>
        </w:rPr>
        <w:t>On the invoice / agreement number: type “AP Payment”</w:t>
      </w:r>
    </w:p>
    <w:p w14:paraId="6B16DF24" w14:textId="77777777" w:rsidR="00030AD3" w:rsidRPr="00030AD3" w:rsidRDefault="00030AD3" w:rsidP="00742284">
      <w:pPr>
        <w:pStyle w:val="BodyText"/>
        <w:ind w:left="720"/>
        <w:rPr>
          <w:sz w:val="24"/>
          <w:szCs w:val="24"/>
        </w:rPr>
      </w:pPr>
      <w:r w:rsidRPr="00030AD3">
        <w:rPr>
          <w:sz w:val="24"/>
          <w:szCs w:val="24"/>
        </w:rPr>
        <w:t>Payment description: Make note of the invoice number and/or purchase order/contract number</w:t>
      </w:r>
    </w:p>
    <w:p w14:paraId="677B510D" w14:textId="77777777" w:rsidR="00030AD3" w:rsidRPr="00030AD3" w:rsidRDefault="00030AD3" w:rsidP="00742284">
      <w:pPr>
        <w:pStyle w:val="BodyText"/>
        <w:ind w:left="720"/>
        <w:rPr>
          <w:sz w:val="24"/>
          <w:szCs w:val="24"/>
        </w:rPr>
      </w:pPr>
      <w:r w:rsidRPr="00030AD3">
        <w:rPr>
          <w:sz w:val="24"/>
          <w:szCs w:val="24"/>
        </w:rPr>
        <w:t>Select your payment method: credit card, PayPal, Amazon account, etc.</w:t>
      </w:r>
    </w:p>
    <w:p w14:paraId="00E14C00" w14:textId="77777777" w:rsidR="00030AD3" w:rsidRPr="00030AD3" w:rsidRDefault="00030AD3" w:rsidP="00742284">
      <w:pPr>
        <w:pStyle w:val="BodyText"/>
        <w:ind w:left="720"/>
        <w:rPr>
          <w:sz w:val="24"/>
          <w:szCs w:val="24"/>
        </w:rPr>
      </w:pPr>
      <w:r w:rsidRPr="00030AD3">
        <w:rPr>
          <w:sz w:val="24"/>
          <w:szCs w:val="24"/>
        </w:rPr>
        <w:t>Continue through all the cues on Pay.gov and Submit</w:t>
      </w:r>
    </w:p>
    <w:p w14:paraId="5D6D6EA1" w14:textId="77777777" w:rsidR="00030AD3" w:rsidRDefault="00030AD3" w:rsidP="00030AD3">
      <w:pPr>
        <w:pStyle w:val="BodyText"/>
        <w:rPr>
          <w:sz w:val="24"/>
          <w:szCs w:val="24"/>
        </w:rPr>
      </w:pPr>
    </w:p>
    <w:p w14:paraId="1667DEA1" w14:textId="0BA7D856" w:rsidR="004D38F3" w:rsidRPr="00F422D9" w:rsidRDefault="00030AD3" w:rsidP="00742284">
      <w:pPr>
        <w:pStyle w:val="BodyText"/>
        <w:ind w:left="720"/>
        <w:rPr>
          <w:sz w:val="24"/>
          <w:szCs w:val="24"/>
        </w:rPr>
      </w:pPr>
      <w:r w:rsidRPr="00030AD3">
        <w:rPr>
          <w:sz w:val="24"/>
          <w:szCs w:val="24"/>
        </w:rPr>
        <w:t xml:space="preserve">Direct link to FAA Miscellaneous Payments: </w:t>
      </w:r>
      <w:hyperlink r:id="rId22" w:history="1">
        <w:r w:rsidR="004D38F3" w:rsidRPr="004D38F3">
          <w:rPr>
            <w:rStyle w:val="Hyperlink"/>
            <w:rFonts w:ascii="Times New Roman" w:hAnsi="Times New Roman"/>
            <w:sz w:val="24"/>
            <w:szCs w:val="24"/>
          </w:rPr>
          <w:t>https://www.pay.gov/public/form/start/30478340</w:t>
        </w:r>
      </w:hyperlink>
    </w:p>
    <w:bookmarkEnd w:id="195"/>
    <w:p w14:paraId="26464129" w14:textId="1D9E78C2" w:rsidR="00896D88" w:rsidRDefault="00896D88">
      <w:pPr>
        <w:rPr>
          <w:rFonts w:ascii="Times New Roman" w:hAnsi="Times New Roman" w:cs="Times New Roman"/>
        </w:rPr>
      </w:pPr>
    </w:p>
    <w:p w14:paraId="703E77FD" w14:textId="1047C837" w:rsidR="00D51681" w:rsidRPr="001340F9" w:rsidRDefault="00896D88" w:rsidP="00E34D29">
      <w:pPr>
        <w:pStyle w:val="Heading1"/>
        <w:ind w:left="0" w:firstLine="0"/>
      </w:pPr>
      <w:bookmarkStart w:id="196" w:name="_Toc135289534"/>
      <w:r>
        <w:t xml:space="preserve">  </w:t>
      </w:r>
      <w:r w:rsidR="00D51681" w:rsidRPr="001340F9">
        <w:t>REQUIREMENTS</w:t>
      </w:r>
      <w:r w:rsidR="00D51681" w:rsidRPr="001340F9">
        <w:rPr>
          <w:spacing w:val="-7"/>
        </w:rPr>
        <w:t xml:space="preserve"> </w:t>
      </w:r>
      <w:r w:rsidR="00D51681" w:rsidRPr="001340F9">
        <w:t>FOR</w:t>
      </w:r>
      <w:r w:rsidR="00D51681" w:rsidRPr="001340F9">
        <w:rPr>
          <w:spacing w:val="-5"/>
        </w:rPr>
        <w:t xml:space="preserve"> </w:t>
      </w:r>
      <w:r w:rsidR="00D51681" w:rsidRPr="001340F9">
        <w:t>STANDARD</w:t>
      </w:r>
      <w:r w:rsidR="00D51681" w:rsidRPr="001340F9">
        <w:rPr>
          <w:spacing w:val="-6"/>
        </w:rPr>
        <w:t xml:space="preserve"> </w:t>
      </w:r>
      <w:r w:rsidR="00D51681" w:rsidRPr="001340F9">
        <w:t>COMPLIANCE</w:t>
      </w:r>
      <w:r w:rsidR="00D51681" w:rsidRPr="001340F9">
        <w:rPr>
          <w:spacing w:val="-7"/>
        </w:rPr>
        <w:t xml:space="preserve"> </w:t>
      </w:r>
      <w:r w:rsidR="00D51681" w:rsidRPr="001340F9">
        <w:t>AND</w:t>
      </w:r>
      <w:r w:rsidR="00D51681" w:rsidRPr="001340F9">
        <w:rPr>
          <w:spacing w:val="-5"/>
        </w:rPr>
        <w:t xml:space="preserve"> </w:t>
      </w:r>
      <w:r w:rsidR="00D51681" w:rsidRPr="001340F9">
        <w:t>CONFIGURATION</w:t>
      </w:r>
      <w:r w:rsidR="00D51681" w:rsidRPr="001340F9">
        <w:rPr>
          <w:spacing w:val="-6"/>
        </w:rPr>
        <w:t xml:space="preserve"> </w:t>
      </w:r>
      <w:r w:rsidR="00D51681" w:rsidRPr="001340F9">
        <w:t>MANAGEMENT</w:t>
      </w:r>
      <w:bookmarkEnd w:id="196"/>
    </w:p>
    <w:p w14:paraId="278E2AA9" w14:textId="77777777" w:rsidR="00D51681" w:rsidRPr="0087114D" w:rsidRDefault="00D51681" w:rsidP="00D51681">
      <w:pPr>
        <w:rPr>
          <w:rFonts w:ascii="Times New Roman" w:hAnsi="Times New Roman" w:cs="Times New Roman"/>
          <w:b/>
        </w:rPr>
      </w:pPr>
    </w:p>
    <w:p w14:paraId="140751B7" w14:textId="0BDDF6E8" w:rsidR="00D51681" w:rsidRPr="00F422D9" w:rsidRDefault="00D51681" w:rsidP="003D3BD4">
      <w:pPr>
        <w:pStyle w:val="BodyText"/>
        <w:rPr>
          <w:sz w:val="24"/>
          <w:szCs w:val="24"/>
        </w:rPr>
      </w:pPr>
      <w:r w:rsidRPr="00F422D9">
        <w:rPr>
          <w:sz w:val="24"/>
          <w:szCs w:val="24"/>
        </w:rPr>
        <w:t>The Contractor must provide all hardware/software products, maintenance, and services to support product solutions described in th</w:t>
      </w:r>
      <w:r w:rsidR="00237214">
        <w:rPr>
          <w:sz w:val="24"/>
          <w:szCs w:val="24"/>
        </w:rPr>
        <w:t xml:space="preserve">is </w:t>
      </w:r>
      <w:r w:rsidRPr="00F422D9">
        <w:rPr>
          <w:sz w:val="24"/>
          <w:szCs w:val="24"/>
        </w:rPr>
        <w:t xml:space="preserve">SOW </w:t>
      </w:r>
      <w:r w:rsidR="00237214">
        <w:rPr>
          <w:sz w:val="24"/>
          <w:szCs w:val="24"/>
        </w:rPr>
        <w:t>a</w:t>
      </w:r>
      <w:r w:rsidRPr="00F543E5">
        <w:rPr>
          <w:sz w:val="24"/>
          <w:szCs w:val="24"/>
        </w:rPr>
        <w:t xml:space="preserve">nd listed in </w:t>
      </w:r>
      <w:r w:rsidR="00B266F7">
        <w:rPr>
          <w:sz w:val="24"/>
          <w:szCs w:val="24"/>
        </w:rPr>
        <w:t>Schedule</w:t>
      </w:r>
      <w:r w:rsidRPr="00F543E5">
        <w:rPr>
          <w:sz w:val="24"/>
          <w:szCs w:val="24"/>
        </w:rPr>
        <w:t xml:space="preserve"> B</w:t>
      </w:r>
      <w:r w:rsidR="00B266F7">
        <w:rPr>
          <w:sz w:val="24"/>
          <w:szCs w:val="24"/>
        </w:rPr>
        <w:t xml:space="preserve"> (attachment </w:t>
      </w:r>
      <w:r w:rsidR="007F0D08">
        <w:rPr>
          <w:sz w:val="24"/>
          <w:szCs w:val="24"/>
        </w:rPr>
        <w:t>6</w:t>
      </w:r>
      <w:r w:rsidR="00B266F7">
        <w:rPr>
          <w:sz w:val="24"/>
          <w:szCs w:val="24"/>
        </w:rPr>
        <w:t>)</w:t>
      </w:r>
      <w:r w:rsidRPr="00F422D9">
        <w:rPr>
          <w:sz w:val="24"/>
          <w:szCs w:val="24"/>
        </w:rPr>
        <w:t>.</w:t>
      </w:r>
    </w:p>
    <w:p w14:paraId="77D6956C" w14:textId="77777777" w:rsidR="00D51681" w:rsidRPr="00F422D9" w:rsidRDefault="00D51681" w:rsidP="003D3BD4">
      <w:pPr>
        <w:pStyle w:val="BodyText"/>
        <w:rPr>
          <w:sz w:val="24"/>
          <w:szCs w:val="24"/>
        </w:rPr>
      </w:pPr>
    </w:p>
    <w:p w14:paraId="7E2F360F" w14:textId="0F96939D" w:rsidR="00D51681" w:rsidRPr="00F422D9" w:rsidRDefault="00D51681" w:rsidP="003D3BD4">
      <w:pPr>
        <w:pStyle w:val="BodyText"/>
        <w:rPr>
          <w:sz w:val="24"/>
          <w:szCs w:val="24"/>
        </w:rPr>
      </w:pPr>
      <w:r w:rsidRPr="00F422D9">
        <w:rPr>
          <w:sz w:val="24"/>
          <w:szCs w:val="24"/>
        </w:rPr>
        <w:t>In accordance with Section 2</w:t>
      </w:r>
      <w:r w:rsidR="003E3939">
        <w:rPr>
          <w:sz w:val="24"/>
          <w:szCs w:val="24"/>
        </w:rPr>
        <w:t>1</w:t>
      </w:r>
      <w:r w:rsidRPr="00F422D9">
        <w:rPr>
          <w:sz w:val="24"/>
          <w:szCs w:val="24"/>
        </w:rPr>
        <w:t>, Standards Compliance and Configuration Management, the following are the FAA's Minimum Requirements (where applicable) for personal computing devices. Changes are subject to FAA approval.</w:t>
      </w:r>
    </w:p>
    <w:p w14:paraId="7439D7F4" w14:textId="77777777" w:rsidR="00D51681" w:rsidRPr="0087114D" w:rsidRDefault="00D51681" w:rsidP="00D51681">
      <w:pPr>
        <w:rPr>
          <w:rFonts w:ascii="Times New Roman" w:hAnsi="Times New Roman" w:cs="Times New Roman"/>
        </w:rPr>
      </w:pPr>
    </w:p>
    <w:tbl>
      <w:tblPr>
        <w:tblW w:w="998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870"/>
        <w:gridCol w:w="1622"/>
        <w:gridCol w:w="20"/>
        <w:gridCol w:w="1602"/>
        <w:gridCol w:w="41"/>
        <w:gridCol w:w="1581"/>
        <w:gridCol w:w="61"/>
        <w:gridCol w:w="1561"/>
        <w:gridCol w:w="82"/>
        <w:gridCol w:w="1540"/>
      </w:tblGrid>
      <w:tr w:rsidR="0075562F" w:rsidRPr="001340F9" w14:paraId="341467E5" w14:textId="77777777" w:rsidTr="00BC1745">
        <w:trPr>
          <w:trHeight w:val="860"/>
          <w:jc w:val="center"/>
        </w:trPr>
        <w:tc>
          <w:tcPr>
            <w:tcW w:w="1870" w:type="dxa"/>
            <w:shd w:val="clear" w:color="auto" w:fill="D9D9D9"/>
          </w:tcPr>
          <w:p w14:paraId="4BE6B6A9" w14:textId="77777777" w:rsidR="0075562F" w:rsidRPr="001340F9" w:rsidRDefault="0075562F" w:rsidP="0075562F">
            <w:pPr>
              <w:widowControl w:val="0"/>
              <w:autoSpaceDE w:val="0"/>
              <w:autoSpaceDN w:val="0"/>
              <w:spacing w:after="0" w:line="240" w:lineRule="auto"/>
              <w:ind w:left="360"/>
              <w:rPr>
                <w:rFonts w:ascii="Times New Roman" w:eastAsia="Times New Roman" w:hAnsi="Times New Roman" w:cs="Times New Roman"/>
                <w:sz w:val="18"/>
              </w:rPr>
            </w:pPr>
            <w:r w:rsidRPr="001340F9">
              <w:rPr>
                <w:rFonts w:ascii="Times New Roman" w:eastAsia="Times New Roman" w:hAnsi="Times New Roman" w:cs="Times New Roman"/>
                <w:sz w:val="18"/>
              </w:rPr>
              <w:t>Minimums</w:t>
            </w:r>
          </w:p>
        </w:tc>
        <w:tc>
          <w:tcPr>
            <w:tcW w:w="1622" w:type="dxa"/>
            <w:shd w:val="clear" w:color="auto" w:fill="D9D9D9"/>
          </w:tcPr>
          <w:p w14:paraId="6CFA623C" w14:textId="77777777" w:rsidR="0075562F" w:rsidRPr="001340F9" w:rsidRDefault="0075562F" w:rsidP="0075562F">
            <w:pPr>
              <w:widowControl w:val="0"/>
              <w:autoSpaceDE w:val="0"/>
              <w:autoSpaceDN w:val="0"/>
              <w:spacing w:after="0" w:line="240" w:lineRule="auto"/>
              <w:ind w:left="360"/>
              <w:rPr>
                <w:rFonts w:ascii="Times New Roman" w:eastAsia="Times New Roman" w:hAnsi="Times New Roman" w:cs="Times New Roman"/>
                <w:sz w:val="18"/>
              </w:rPr>
            </w:pPr>
            <w:r w:rsidRPr="001340F9">
              <w:rPr>
                <w:rFonts w:ascii="Times New Roman" w:eastAsia="Times New Roman" w:hAnsi="Times New Roman" w:cs="Times New Roman"/>
                <w:sz w:val="18"/>
              </w:rPr>
              <w:t>Lightweight</w:t>
            </w:r>
            <w:r w:rsidRPr="001340F9">
              <w:rPr>
                <w:rFonts w:ascii="Times New Roman" w:eastAsia="Times New Roman" w:hAnsi="Times New Roman" w:cs="Times New Roman"/>
                <w:spacing w:val="-43"/>
                <w:sz w:val="18"/>
              </w:rPr>
              <w:t xml:space="preserve"> </w:t>
            </w:r>
            <w:r w:rsidRPr="001340F9">
              <w:rPr>
                <w:rFonts w:ascii="Times New Roman" w:eastAsia="Times New Roman" w:hAnsi="Times New Roman" w:cs="Times New Roman"/>
                <w:sz w:val="18"/>
              </w:rPr>
              <w:t>Laptop/</w:t>
            </w:r>
          </w:p>
          <w:p w14:paraId="5C9786C4" w14:textId="77777777" w:rsidR="0075562F" w:rsidRPr="001340F9" w:rsidRDefault="0075562F" w:rsidP="0075562F">
            <w:pPr>
              <w:widowControl w:val="0"/>
              <w:autoSpaceDE w:val="0"/>
              <w:autoSpaceDN w:val="0"/>
              <w:spacing w:after="0" w:line="240" w:lineRule="auto"/>
              <w:ind w:left="360"/>
              <w:rPr>
                <w:rFonts w:ascii="Times New Roman" w:eastAsia="Times New Roman" w:hAnsi="Times New Roman" w:cs="Times New Roman"/>
                <w:sz w:val="18"/>
              </w:rPr>
            </w:pPr>
            <w:r w:rsidRPr="001340F9">
              <w:rPr>
                <w:rFonts w:ascii="Times New Roman" w:eastAsia="Times New Roman" w:hAnsi="Times New Roman" w:cs="Times New Roman"/>
                <w:sz w:val="18"/>
              </w:rPr>
              <w:t>2-in-1</w:t>
            </w:r>
          </w:p>
        </w:tc>
        <w:tc>
          <w:tcPr>
            <w:tcW w:w="1622" w:type="dxa"/>
            <w:gridSpan w:val="2"/>
            <w:shd w:val="clear" w:color="auto" w:fill="D9D9D9"/>
          </w:tcPr>
          <w:p w14:paraId="3C19E77E" w14:textId="77777777" w:rsidR="0075562F" w:rsidRPr="001340F9" w:rsidRDefault="0075562F" w:rsidP="0075562F">
            <w:pPr>
              <w:widowControl w:val="0"/>
              <w:autoSpaceDE w:val="0"/>
              <w:autoSpaceDN w:val="0"/>
              <w:spacing w:after="0" w:line="240" w:lineRule="auto"/>
              <w:ind w:left="360"/>
              <w:rPr>
                <w:rFonts w:ascii="Times New Roman" w:eastAsia="Times New Roman" w:hAnsi="Times New Roman" w:cs="Times New Roman"/>
                <w:sz w:val="18"/>
              </w:rPr>
            </w:pPr>
            <w:r w:rsidRPr="001340F9">
              <w:rPr>
                <w:rFonts w:ascii="Times New Roman" w:eastAsia="Times New Roman" w:hAnsi="Times New Roman" w:cs="Times New Roman"/>
                <w:sz w:val="18"/>
              </w:rPr>
              <w:t>Standard</w:t>
            </w:r>
            <w:r w:rsidRPr="001340F9">
              <w:rPr>
                <w:rFonts w:ascii="Times New Roman" w:eastAsia="Times New Roman" w:hAnsi="Times New Roman" w:cs="Times New Roman"/>
                <w:spacing w:val="-5"/>
                <w:sz w:val="18"/>
              </w:rPr>
              <w:t xml:space="preserve"> </w:t>
            </w:r>
            <w:r w:rsidRPr="001340F9">
              <w:rPr>
                <w:rFonts w:ascii="Times New Roman" w:eastAsia="Times New Roman" w:hAnsi="Times New Roman" w:cs="Times New Roman"/>
                <w:sz w:val="18"/>
              </w:rPr>
              <w:t>Laptop</w:t>
            </w:r>
          </w:p>
        </w:tc>
        <w:tc>
          <w:tcPr>
            <w:tcW w:w="1622" w:type="dxa"/>
            <w:gridSpan w:val="2"/>
            <w:shd w:val="clear" w:color="auto" w:fill="D9D9D9"/>
          </w:tcPr>
          <w:p w14:paraId="48D2A1E4" w14:textId="77777777" w:rsidR="0075562F" w:rsidRPr="001340F9" w:rsidRDefault="0075562F" w:rsidP="0075562F">
            <w:pPr>
              <w:widowControl w:val="0"/>
              <w:autoSpaceDE w:val="0"/>
              <w:autoSpaceDN w:val="0"/>
              <w:spacing w:after="0" w:line="240" w:lineRule="auto"/>
              <w:ind w:left="360"/>
              <w:rPr>
                <w:rFonts w:ascii="Times New Roman" w:eastAsia="Times New Roman" w:hAnsi="Times New Roman" w:cs="Times New Roman"/>
                <w:sz w:val="18"/>
              </w:rPr>
            </w:pPr>
            <w:r w:rsidRPr="001340F9">
              <w:rPr>
                <w:rFonts w:ascii="Times New Roman" w:eastAsia="Times New Roman" w:hAnsi="Times New Roman" w:cs="Times New Roman"/>
                <w:sz w:val="18"/>
              </w:rPr>
              <w:t>Desktop</w:t>
            </w:r>
          </w:p>
        </w:tc>
        <w:tc>
          <w:tcPr>
            <w:tcW w:w="1622" w:type="dxa"/>
            <w:gridSpan w:val="2"/>
            <w:shd w:val="clear" w:color="auto" w:fill="D9D9D9"/>
          </w:tcPr>
          <w:p w14:paraId="53998EDB" w14:textId="77777777" w:rsidR="0075562F" w:rsidRPr="001340F9" w:rsidRDefault="0075562F" w:rsidP="0075562F">
            <w:pPr>
              <w:widowControl w:val="0"/>
              <w:autoSpaceDE w:val="0"/>
              <w:autoSpaceDN w:val="0"/>
              <w:spacing w:after="0" w:line="240" w:lineRule="auto"/>
              <w:ind w:left="360"/>
              <w:rPr>
                <w:rFonts w:ascii="Times New Roman" w:eastAsia="Times New Roman" w:hAnsi="Times New Roman" w:cs="Times New Roman"/>
                <w:sz w:val="18"/>
              </w:rPr>
            </w:pPr>
            <w:r w:rsidRPr="001340F9">
              <w:rPr>
                <w:rFonts w:ascii="Times New Roman" w:eastAsia="Times New Roman" w:hAnsi="Times New Roman" w:cs="Times New Roman"/>
                <w:spacing w:val="-1"/>
                <w:sz w:val="18"/>
              </w:rPr>
              <w:t xml:space="preserve">Workstation </w:t>
            </w:r>
            <w:r w:rsidRPr="001340F9">
              <w:rPr>
                <w:rFonts w:ascii="Times New Roman" w:eastAsia="Times New Roman" w:hAnsi="Times New Roman" w:cs="Times New Roman"/>
                <w:sz w:val="18"/>
              </w:rPr>
              <w:t>-</w:t>
            </w:r>
            <w:r w:rsidRPr="001340F9">
              <w:rPr>
                <w:rFonts w:ascii="Times New Roman" w:eastAsia="Times New Roman" w:hAnsi="Times New Roman" w:cs="Times New Roman"/>
                <w:spacing w:val="-42"/>
                <w:sz w:val="18"/>
              </w:rPr>
              <w:t xml:space="preserve"> </w:t>
            </w:r>
            <w:r w:rsidRPr="001340F9">
              <w:rPr>
                <w:rFonts w:ascii="Times New Roman" w:eastAsia="Times New Roman" w:hAnsi="Times New Roman" w:cs="Times New Roman"/>
                <w:sz w:val="18"/>
              </w:rPr>
              <w:t>Mobile Form</w:t>
            </w:r>
            <w:r w:rsidRPr="001340F9">
              <w:rPr>
                <w:rFonts w:ascii="Times New Roman" w:eastAsia="Times New Roman" w:hAnsi="Times New Roman" w:cs="Times New Roman"/>
                <w:spacing w:val="-42"/>
                <w:sz w:val="18"/>
              </w:rPr>
              <w:t xml:space="preserve"> </w:t>
            </w:r>
            <w:r w:rsidRPr="001340F9">
              <w:rPr>
                <w:rFonts w:ascii="Times New Roman" w:eastAsia="Times New Roman" w:hAnsi="Times New Roman" w:cs="Times New Roman"/>
                <w:sz w:val="18"/>
              </w:rPr>
              <w:t>Factor</w:t>
            </w:r>
          </w:p>
        </w:tc>
        <w:tc>
          <w:tcPr>
            <w:tcW w:w="1622" w:type="dxa"/>
            <w:gridSpan w:val="2"/>
            <w:shd w:val="clear" w:color="auto" w:fill="D9D9D9"/>
          </w:tcPr>
          <w:p w14:paraId="450A3808" w14:textId="77777777" w:rsidR="0075562F" w:rsidRPr="001340F9" w:rsidRDefault="0075562F" w:rsidP="0075562F">
            <w:pPr>
              <w:widowControl w:val="0"/>
              <w:autoSpaceDE w:val="0"/>
              <w:autoSpaceDN w:val="0"/>
              <w:spacing w:after="0" w:line="240" w:lineRule="auto"/>
              <w:ind w:left="360"/>
              <w:rPr>
                <w:rFonts w:ascii="Times New Roman" w:eastAsia="Times New Roman" w:hAnsi="Times New Roman" w:cs="Times New Roman"/>
                <w:sz w:val="18"/>
              </w:rPr>
            </w:pPr>
            <w:r w:rsidRPr="001340F9">
              <w:rPr>
                <w:rFonts w:ascii="Times New Roman" w:eastAsia="Times New Roman" w:hAnsi="Times New Roman" w:cs="Times New Roman"/>
                <w:sz w:val="18"/>
              </w:rPr>
              <w:t>Workstation -</w:t>
            </w:r>
            <w:r w:rsidRPr="001340F9">
              <w:rPr>
                <w:rFonts w:ascii="Times New Roman" w:eastAsia="Times New Roman" w:hAnsi="Times New Roman" w:cs="Times New Roman"/>
                <w:spacing w:val="-42"/>
                <w:sz w:val="18"/>
              </w:rPr>
              <w:t xml:space="preserve"> </w:t>
            </w:r>
            <w:r w:rsidRPr="001340F9">
              <w:rPr>
                <w:rFonts w:ascii="Times New Roman" w:eastAsia="Times New Roman" w:hAnsi="Times New Roman" w:cs="Times New Roman"/>
                <w:sz w:val="18"/>
              </w:rPr>
              <w:t>Desktop Form</w:t>
            </w:r>
            <w:r w:rsidRPr="001340F9">
              <w:rPr>
                <w:rFonts w:ascii="Times New Roman" w:eastAsia="Times New Roman" w:hAnsi="Times New Roman" w:cs="Times New Roman"/>
                <w:spacing w:val="-43"/>
                <w:sz w:val="18"/>
              </w:rPr>
              <w:t xml:space="preserve"> </w:t>
            </w:r>
            <w:r w:rsidRPr="001340F9">
              <w:rPr>
                <w:rFonts w:ascii="Times New Roman" w:eastAsia="Times New Roman" w:hAnsi="Times New Roman" w:cs="Times New Roman"/>
                <w:sz w:val="18"/>
              </w:rPr>
              <w:t>Factor</w:t>
            </w:r>
          </w:p>
        </w:tc>
      </w:tr>
      <w:tr w:rsidR="0075562F" w:rsidRPr="001340F9" w14:paraId="31C5C0D8" w14:textId="77777777" w:rsidTr="00BC1745">
        <w:trPr>
          <w:trHeight w:val="573"/>
          <w:jc w:val="center"/>
        </w:trPr>
        <w:tc>
          <w:tcPr>
            <w:tcW w:w="1870" w:type="dxa"/>
          </w:tcPr>
          <w:p w14:paraId="0DE27FA1" w14:textId="77777777" w:rsidR="0075562F" w:rsidRPr="001340F9" w:rsidRDefault="0075562F" w:rsidP="0075562F">
            <w:pPr>
              <w:widowControl w:val="0"/>
              <w:autoSpaceDE w:val="0"/>
              <w:autoSpaceDN w:val="0"/>
              <w:spacing w:after="0" w:line="240" w:lineRule="auto"/>
              <w:ind w:left="360"/>
              <w:rPr>
                <w:rFonts w:ascii="Times New Roman" w:eastAsia="Times New Roman" w:hAnsi="Times New Roman" w:cs="Times New Roman"/>
                <w:sz w:val="18"/>
              </w:rPr>
            </w:pPr>
            <w:r w:rsidRPr="001340F9">
              <w:rPr>
                <w:rFonts w:ascii="Times New Roman" w:eastAsia="Times New Roman" w:hAnsi="Times New Roman" w:cs="Times New Roman"/>
                <w:sz w:val="18"/>
              </w:rPr>
              <w:t>Display</w:t>
            </w:r>
          </w:p>
        </w:tc>
        <w:tc>
          <w:tcPr>
            <w:tcW w:w="1622" w:type="dxa"/>
          </w:tcPr>
          <w:p w14:paraId="4547093F" w14:textId="77777777" w:rsidR="0075562F" w:rsidRPr="001340F9" w:rsidRDefault="0075562F" w:rsidP="0075562F">
            <w:pPr>
              <w:widowControl w:val="0"/>
              <w:autoSpaceDE w:val="0"/>
              <w:autoSpaceDN w:val="0"/>
              <w:spacing w:after="0" w:line="240" w:lineRule="auto"/>
              <w:ind w:left="360"/>
              <w:rPr>
                <w:rFonts w:ascii="Times New Roman" w:eastAsia="Times New Roman" w:hAnsi="Times New Roman" w:cs="Times New Roman"/>
                <w:sz w:val="18"/>
              </w:rPr>
            </w:pPr>
            <w:r w:rsidRPr="001340F9">
              <w:rPr>
                <w:rFonts w:ascii="Times New Roman" w:eastAsia="Times New Roman" w:hAnsi="Times New Roman" w:cs="Times New Roman"/>
                <w:spacing w:val="-1"/>
                <w:sz w:val="18"/>
              </w:rPr>
              <w:t xml:space="preserve">12-14" </w:t>
            </w:r>
            <w:r w:rsidRPr="001340F9">
              <w:rPr>
                <w:rFonts w:ascii="Times New Roman" w:eastAsia="Times New Roman" w:hAnsi="Times New Roman" w:cs="Times New Roman"/>
                <w:sz w:val="18"/>
              </w:rPr>
              <w:t>Touch</w:t>
            </w:r>
            <w:r w:rsidRPr="001340F9">
              <w:rPr>
                <w:rFonts w:ascii="Times New Roman" w:eastAsia="Times New Roman" w:hAnsi="Times New Roman" w:cs="Times New Roman"/>
                <w:spacing w:val="-42"/>
                <w:sz w:val="18"/>
              </w:rPr>
              <w:t xml:space="preserve"> </w:t>
            </w:r>
            <w:r w:rsidRPr="001340F9">
              <w:rPr>
                <w:rFonts w:ascii="Times New Roman" w:eastAsia="Times New Roman" w:hAnsi="Times New Roman" w:cs="Times New Roman"/>
                <w:sz w:val="18"/>
              </w:rPr>
              <w:t>Screen</w:t>
            </w:r>
          </w:p>
        </w:tc>
        <w:tc>
          <w:tcPr>
            <w:tcW w:w="1622" w:type="dxa"/>
            <w:gridSpan w:val="2"/>
          </w:tcPr>
          <w:p w14:paraId="513A93D9" w14:textId="78200B83" w:rsidR="0075562F" w:rsidRPr="001340F9" w:rsidRDefault="0075562F" w:rsidP="0075562F">
            <w:pPr>
              <w:widowControl w:val="0"/>
              <w:autoSpaceDE w:val="0"/>
              <w:autoSpaceDN w:val="0"/>
              <w:spacing w:after="0" w:line="240" w:lineRule="auto"/>
              <w:ind w:left="360"/>
              <w:rPr>
                <w:rFonts w:ascii="Times New Roman" w:eastAsia="Times New Roman" w:hAnsi="Times New Roman" w:cs="Times New Roman"/>
                <w:sz w:val="18"/>
              </w:rPr>
            </w:pPr>
            <w:r w:rsidRPr="007D07BA">
              <w:rPr>
                <w:rFonts w:ascii="Times New Roman" w:eastAsia="Times New Roman" w:hAnsi="Times New Roman" w:cs="Times New Roman"/>
                <w:color w:val="FF0000"/>
                <w:sz w:val="18"/>
              </w:rPr>
              <w:t>15-1</w:t>
            </w:r>
            <w:r w:rsidR="007D07BA" w:rsidRPr="007D07BA">
              <w:rPr>
                <w:rFonts w:ascii="Times New Roman" w:eastAsia="Times New Roman" w:hAnsi="Times New Roman" w:cs="Times New Roman"/>
                <w:color w:val="FF0000"/>
                <w:sz w:val="18"/>
              </w:rPr>
              <w:t>6</w:t>
            </w:r>
            <w:r w:rsidRPr="007D07BA">
              <w:rPr>
                <w:rFonts w:ascii="Times New Roman" w:eastAsia="Times New Roman" w:hAnsi="Times New Roman" w:cs="Times New Roman"/>
                <w:color w:val="FF0000"/>
                <w:sz w:val="18"/>
              </w:rPr>
              <w:t>"</w:t>
            </w:r>
          </w:p>
        </w:tc>
        <w:tc>
          <w:tcPr>
            <w:tcW w:w="1622" w:type="dxa"/>
            <w:gridSpan w:val="2"/>
          </w:tcPr>
          <w:p w14:paraId="4F46BD21" w14:textId="77777777" w:rsidR="0075562F" w:rsidRPr="001340F9" w:rsidRDefault="0075562F" w:rsidP="0075562F">
            <w:pPr>
              <w:widowControl w:val="0"/>
              <w:autoSpaceDE w:val="0"/>
              <w:autoSpaceDN w:val="0"/>
              <w:spacing w:after="0" w:line="240" w:lineRule="auto"/>
              <w:ind w:left="360"/>
              <w:rPr>
                <w:rFonts w:ascii="Times New Roman" w:eastAsia="Times New Roman" w:hAnsi="Times New Roman" w:cs="Times New Roman"/>
                <w:sz w:val="18"/>
              </w:rPr>
            </w:pPr>
            <w:r w:rsidRPr="001340F9">
              <w:rPr>
                <w:rFonts w:ascii="Times New Roman" w:eastAsia="Times New Roman" w:hAnsi="Times New Roman" w:cs="Times New Roman"/>
                <w:sz w:val="18"/>
              </w:rPr>
              <w:t>N/A</w:t>
            </w:r>
          </w:p>
        </w:tc>
        <w:tc>
          <w:tcPr>
            <w:tcW w:w="1622" w:type="dxa"/>
            <w:gridSpan w:val="2"/>
          </w:tcPr>
          <w:p w14:paraId="67D277E6" w14:textId="77777777" w:rsidR="0075562F" w:rsidRPr="001340F9" w:rsidRDefault="0075562F" w:rsidP="0075562F">
            <w:pPr>
              <w:widowControl w:val="0"/>
              <w:autoSpaceDE w:val="0"/>
              <w:autoSpaceDN w:val="0"/>
              <w:spacing w:after="0" w:line="240" w:lineRule="auto"/>
              <w:ind w:left="360"/>
              <w:rPr>
                <w:rFonts w:ascii="Times New Roman" w:eastAsia="Times New Roman" w:hAnsi="Times New Roman" w:cs="Times New Roman"/>
                <w:sz w:val="18"/>
              </w:rPr>
            </w:pPr>
            <w:r w:rsidRPr="001340F9">
              <w:rPr>
                <w:rFonts w:ascii="Times New Roman" w:eastAsia="Times New Roman" w:hAnsi="Times New Roman" w:cs="Times New Roman"/>
                <w:sz w:val="18"/>
              </w:rPr>
              <w:t>16.0” - 16.6"</w:t>
            </w:r>
          </w:p>
        </w:tc>
        <w:tc>
          <w:tcPr>
            <w:tcW w:w="1622" w:type="dxa"/>
            <w:gridSpan w:val="2"/>
          </w:tcPr>
          <w:p w14:paraId="104E9563" w14:textId="77777777" w:rsidR="0075562F" w:rsidRPr="001340F9" w:rsidRDefault="0075562F" w:rsidP="0075562F">
            <w:pPr>
              <w:widowControl w:val="0"/>
              <w:autoSpaceDE w:val="0"/>
              <w:autoSpaceDN w:val="0"/>
              <w:spacing w:after="0" w:line="240" w:lineRule="auto"/>
              <w:ind w:left="360"/>
              <w:rPr>
                <w:rFonts w:ascii="Times New Roman" w:eastAsia="Times New Roman" w:hAnsi="Times New Roman" w:cs="Times New Roman"/>
                <w:sz w:val="18"/>
              </w:rPr>
            </w:pPr>
            <w:r w:rsidRPr="001340F9">
              <w:rPr>
                <w:rFonts w:ascii="Times New Roman" w:eastAsia="Times New Roman" w:hAnsi="Times New Roman" w:cs="Times New Roman"/>
                <w:sz w:val="18"/>
              </w:rPr>
              <w:t>N/A</w:t>
            </w:r>
          </w:p>
        </w:tc>
      </w:tr>
      <w:tr w:rsidR="0075562F" w:rsidRPr="001340F9" w14:paraId="6B8EFFAE" w14:textId="77777777" w:rsidTr="00BC1745">
        <w:trPr>
          <w:trHeight w:val="310"/>
          <w:jc w:val="center"/>
        </w:trPr>
        <w:tc>
          <w:tcPr>
            <w:tcW w:w="1870" w:type="dxa"/>
          </w:tcPr>
          <w:p w14:paraId="0A83FC0F" w14:textId="77777777" w:rsidR="0075562F" w:rsidRPr="001340F9" w:rsidRDefault="0075562F" w:rsidP="0075562F">
            <w:pPr>
              <w:widowControl w:val="0"/>
              <w:autoSpaceDE w:val="0"/>
              <w:autoSpaceDN w:val="0"/>
              <w:spacing w:after="0" w:line="240" w:lineRule="auto"/>
              <w:ind w:left="360"/>
              <w:rPr>
                <w:rFonts w:ascii="Times New Roman" w:eastAsia="Times New Roman" w:hAnsi="Times New Roman" w:cs="Times New Roman"/>
                <w:sz w:val="18"/>
              </w:rPr>
            </w:pPr>
            <w:r w:rsidRPr="001340F9">
              <w:rPr>
                <w:rFonts w:ascii="Times New Roman" w:eastAsia="Times New Roman" w:hAnsi="Times New Roman" w:cs="Times New Roman"/>
                <w:sz w:val="18"/>
              </w:rPr>
              <w:t>CPU (Intel®)</w:t>
            </w:r>
          </w:p>
        </w:tc>
        <w:tc>
          <w:tcPr>
            <w:tcW w:w="1622" w:type="dxa"/>
          </w:tcPr>
          <w:p w14:paraId="046979E9" w14:textId="77777777" w:rsidR="0075562F" w:rsidRPr="001340F9" w:rsidRDefault="0075562F" w:rsidP="0075562F">
            <w:pPr>
              <w:widowControl w:val="0"/>
              <w:autoSpaceDE w:val="0"/>
              <w:autoSpaceDN w:val="0"/>
              <w:spacing w:after="0" w:line="240" w:lineRule="auto"/>
              <w:ind w:left="360"/>
              <w:rPr>
                <w:rFonts w:ascii="Times New Roman" w:eastAsia="Times New Roman" w:hAnsi="Times New Roman" w:cs="Times New Roman"/>
                <w:sz w:val="18"/>
              </w:rPr>
            </w:pPr>
            <w:r w:rsidRPr="001340F9">
              <w:rPr>
                <w:rFonts w:ascii="Times New Roman" w:eastAsia="Times New Roman" w:hAnsi="Times New Roman" w:cs="Times New Roman"/>
                <w:sz w:val="18"/>
              </w:rPr>
              <w:t>Core™ i5 12</w:t>
            </w:r>
            <w:r w:rsidRPr="001340F9">
              <w:rPr>
                <w:rFonts w:ascii="Times New Roman" w:eastAsia="Times New Roman" w:hAnsi="Times New Roman" w:cs="Times New Roman"/>
                <w:sz w:val="18"/>
                <w:vertAlign w:val="superscript"/>
              </w:rPr>
              <w:t>th</w:t>
            </w:r>
            <w:r w:rsidRPr="001340F9">
              <w:rPr>
                <w:rFonts w:ascii="Times New Roman" w:eastAsia="Times New Roman" w:hAnsi="Times New Roman" w:cs="Times New Roman"/>
                <w:sz w:val="18"/>
              </w:rPr>
              <w:t xml:space="preserve"> </w:t>
            </w:r>
            <w:r w:rsidRPr="001340F9">
              <w:rPr>
                <w:rFonts w:ascii="Times New Roman" w:eastAsia="Times New Roman" w:hAnsi="Times New Roman" w:cs="Times New Roman"/>
                <w:sz w:val="18"/>
              </w:rPr>
              <w:lastRenderedPageBreak/>
              <w:t>generation or later</w:t>
            </w:r>
          </w:p>
        </w:tc>
        <w:tc>
          <w:tcPr>
            <w:tcW w:w="1622" w:type="dxa"/>
            <w:gridSpan w:val="2"/>
          </w:tcPr>
          <w:p w14:paraId="5D76846F" w14:textId="77777777" w:rsidR="0075562F" w:rsidRPr="001340F9" w:rsidRDefault="0075562F" w:rsidP="0075562F">
            <w:pPr>
              <w:widowControl w:val="0"/>
              <w:autoSpaceDE w:val="0"/>
              <w:autoSpaceDN w:val="0"/>
              <w:spacing w:after="0" w:line="240" w:lineRule="auto"/>
              <w:ind w:left="360"/>
              <w:rPr>
                <w:rFonts w:ascii="Times New Roman" w:eastAsia="Times New Roman" w:hAnsi="Times New Roman" w:cs="Times New Roman"/>
                <w:sz w:val="18"/>
              </w:rPr>
            </w:pPr>
            <w:r w:rsidRPr="001340F9">
              <w:rPr>
                <w:rFonts w:ascii="Times New Roman" w:eastAsia="Times New Roman" w:hAnsi="Times New Roman" w:cs="Times New Roman"/>
                <w:sz w:val="18"/>
              </w:rPr>
              <w:lastRenderedPageBreak/>
              <w:t>Core™ i5 12</w:t>
            </w:r>
            <w:r w:rsidRPr="001340F9">
              <w:rPr>
                <w:rFonts w:ascii="Times New Roman" w:eastAsia="Times New Roman" w:hAnsi="Times New Roman" w:cs="Times New Roman"/>
                <w:sz w:val="18"/>
                <w:vertAlign w:val="superscript"/>
              </w:rPr>
              <w:t>th</w:t>
            </w:r>
            <w:r w:rsidRPr="001340F9">
              <w:rPr>
                <w:rFonts w:ascii="Times New Roman" w:eastAsia="Times New Roman" w:hAnsi="Times New Roman" w:cs="Times New Roman"/>
                <w:sz w:val="18"/>
              </w:rPr>
              <w:t xml:space="preserve"> </w:t>
            </w:r>
            <w:r w:rsidRPr="001340F9">
              <w:rPr>
                <w:rFonts w:ascii="Times New Roman" w:eastAsia="Times New Roman" w:hAnsi="Times New Roman" w:cs="Times New Roman"/>
                <w:sz w:val="18"/>
              </w:rPr>
              <w:lastRenderedPageBreak/>
              <w:t>generation or later</w:t>
            </w:r>
          </w:p>
        </w:tc>
        <w:tc>
          <w:tcPr>
            <w:tcW w:w="1622" w:type="dxa"/>
            <w:gridSpan w:val="2"/>
          </w:tcPr>
          <w:p w14:paraId="26C37749" w14:textId="77777777" w:rsidR="0075562F" w:rsidRPr="001340F9" w:rsidRDefault="0075562F" w:rsidP="0075562F">
            <w:pPr>
              <w:widowControl w:val="0"/>
              <w:autoSpaceDE w:val="0"/>
              <w:autoSpaceDN w:val="0"/>
              <w:spacing w:after="0" w:line="240" w:lineRule="auto"/>
              <w:ind w:left="360"/>
              <w:rPr>
                <w:rFonts w:ascii="Times New Roman" w:eastAsia="Times New Roman" w:hAnsi="Times New Roman" w:cs="Times New Roman"/>
                <w:sz w:val="18"/>
              </w:rPr>
            </w:pPr>
            <w:r w:rsidRPr="001340F9">
              <w:rPr>
                <w:rFonts w:ascii="Times New Roman" w:eastAsia="Times New Roman" w:hAnsi="Times New Roman" w:cs="Times New Roman"/>
                <w:sz w:val="18"/>
              </w:rPr>
              <w:lastRenderedPageBreak/>
              <w:t>Core™ i5 12</w:t>
            </w:r>
            <w:r w:rsidRPr="001340F9">
              <w:rPr>
                <w:rFonts w:ascii="Times New Roman" w:eastAsia="Times New Roman" w:hAnsi="Times New Roman" w:cs="Times New Roman"/>
                <w:sz w:val="18"/>
                <w:vertAlign w:val="superscript"/>
              </w:rPr>
              <w:t>th</w:t>
            </w:r>
            <w:r w:rsidRPr="001340F9">
              <w:rPr>
                <w:rFonts w:ascii="Times New Roman" w:eastAsia="Times New Roman" w:hAnsi="Times New Roman" w:cs="Times New Roman"/>
                <w:sz w:val="18"/>
              </w:rPr>
              <w:t xml:space="preserve"> </w:t>
            </w:r>
            <w:r w:rsidRPr="001340F9">
              <w:rPr>
                <w:rFonts w:ascii="Times New Roman" w:eastAsia="Times New Roman" w:hAnsi="Times New Roman" w:cs="Times New Roman"/>
                <w:sz w:val="18"/>
              </w:rPr>
              <w:lastRenderedPageBreak/>
              <w:t>generation or later</w:t>
            </w:r>
          </w:p>
        </w:tc>
        <w:tc>
          <w:tcPr>
            <w:tcW w:w="1622" w:type="dxa"/>
            <w:gridSpan w:val="2"/>
          </w:tcPr>
          <w:p w14:paraId="33C3E0A5" w14:textId="77777777" w:rsidR="0075562F" w:rsidRPr="001340F9" w:rsidRDefault="0075562F" w:rsidP="0075562F">
            <w:pPr>
              <w:widowControl w:val="0"/>
              <w:autoSpaceDE w:val="0"/>
              <w:autoSpaceDN w:val="0"/>
              <w:spacing w:after="0" w:line="240" w:lineRule="auto"/>
              <w:ind w:left="360"/>
              <w:rPr>
                <w:rFonts w:ascii="Times New Roman" w:eastAsia="Times New Roman" w:hAnsi="Times New Roman" w:cs="Times New Roman"/>
                <w:sz w:val="18"/>
              </w:rPr>
            </w:pPr>
            <w:r w:rsidRPr="001340F9">
              <w:rPr>
                <w:rFonts w:ascii="Times New Roman" w:eastAsia="Times New Roman" w:hAnsi="Times New Roman" w:cs="Times New Roman"/>
                <w:sz w:val="18"/>
              </w:rPr>
              <w:lastRenderedPageBreak/>
              <w:t>Core™ i7 12</w:t>
            </w:r>
            <w:r w:rsidRPr="001340F9">
              <w:rPr>
                <w:rFonts w:ascii="Times New Roman" w:eastAsia="Times New Roman" w:hAnsi="Times New Roman" w:cs="Times New Roman"/>
                <w:sz w:val="18"/>
                <w:vertAlign w:val="superscript"/>
              </w:rPr>
              <w:t>th</w:t>
            </w:r>
            <w:r w:rsidRPr="001340F9">
              <w:rPr>
                <w:rFonts w:ascii="Times New Roman" w:eastAsia="Times New Roman" w:hAnsi="Times New Roman" w:cs="Times New Roman"/>
                <w:sz w:val="18"/>
              </w:rPr>
              <w:t xml:space="preserve"> </w:t>
            </w:r>
            <w:r w:rsidRPr="001340F9">
              <w:rPr>
                <w:rFonts w:ascii="Times New Roman" w:eastAsia="Times New Roman" w:hAnsi="Times New Roman" w:cs="Times New Roman"/>
                <w:sz w:val="18"/>
              </w:rPr>
              <w:lastRenderedPageBreak/>
              <w:t>generation or later, or Xeon</w:t>
            </w:r>
          </w:p>
        </w:tc>
        <w:tc>
          <w:tcPr>
            <w:tcW w:w="1622" w:type="dxa"/>
            <w:gridSpan w:val="2"/>
          </w:tcPr>
          <w:p w14:paraId="7C8DEB76" w14:textId="77777777" w:rsidR="0075562F" w:rsidRPr="001340F9" w:rsidRDefault="0075562F" w:rsidP="0075562F">
            <w:pPr>
              <w:widowControl w:val="0"/>
              <w:autoSpaceDE w:val="0"/>
              <w:autoSpaceDN w:val="0"/>
              <w:spacing w:after="0" w:line="240" w:lineRule="auto"/>
              <w:ind w:left="360"/>
              <w:rPr>
                <w:rFonts w:ascii="Times New Roman" w:eastAsia="Times New Roman" w:hAnsi="Times New Roman" w:cs="Times New Roman"/>
                <w:sz w:val="18"/>
              </w:rPr>
            </w:pPr>
            <w:r w:rsidRPr="001340F9">
              <w:rPr>
                <w:rFonts w:ascii="Times New Roman" w:eastAsia="Times New Roman" w:hAnsi="Times New Roman" w:cs="Times New Roman"/>
                <w:sz w:val="18"/>
              </w:rPr>
              <w:lastRenderedPageBreak/>
              <w:t>Core™ i7 12</w:t>
            </w:r>
            <w:r w:rsidRPr="001340F9">
              <w:rPr>
                <w:rFonts w:ascii="Times New Roman" w:eastAsia="Times New Roman" w:hAnsi="Times New Roman" w:cs="Times New Roman"/>
                <w:sz w:val="18"/>
                <w:vertAlign w:val="superscript"/>
              </w:rPr>
              <w:t>th</w:t>
            </w:r>
            <w:r w:rsidRPr="001340F9">
              <w:rPr>
                <w:rFonts w:ascii="Times New Roman" w:eastAsia="Times New Roman" w:hAnsi="Times New Roman" w:cs="Times New Roman"/>
                <w:sz w:val="18"/>
              </w:rPr>
              <w:t xml:space="preserve"> </w:t>
            </w:r>
            <w:r w:rsidRPr="001340F9">
              <w:rPr>
                <w:rFonts w:ascii="Times New Roman" w:eastAsia="Times New Roman" w:hAnsi="Times New Roman" w:cs="Times New Roman"/>
                <w:sz w:val="18"/>
              </w:rPr>
              <w:lastRenderedPageBreak/>
              <w:t>generation or later, or Xeon</w:t>
            </w:r>
          </w:p>
        </w:tc>
      </w:tr>
      <w:tr w:rsidR="0075562F" w:rsidRPr="001340F9" w14:paraId="34BD34B5" w14:textId="77777777" w:rsidTr="00BC1745">
        <w:trPr>
          <w:trHeight w:val="573"/>
          <w:jc w:val="center"/>
        </w:trPr>
        <w:tc>
          <w:tcPr>
            <w:tcW w:w="1870" w:type="dxa"/>
          </w:tcPr>
          <w:p w14:paraId="67F3B31D" w14:textId="77777777" w:rsidR="0075562F" w:rsidRPr="001340F9" w:rsidRDefault="0075562F" w:rsidP="0075562F">
            <w:pPr>
              <w:widowControl w:val="0"/>
              <w:autoSpaceDE w:val="0"/>
              <w:autoSpaceDN w:val="0"/>
              <w:spacing w:after="0" w:line="240" w:lineRule="auto"/>
              <w:ind w:left="360"/>
              <w:rPr>
                <w:rFonts w:ascii="Times New Roman" w:eastAsia="Times New Roman" w:hAnsi="Times New Roman" w:cs="Times New Roman"/>
                <w:sz w:val="18"/>
              </w:rPr>
            </w:pPr>
            <w:r w:rsidRPr="001340F9">
              <w:rPr>
                <w:rFonts w:ascii="Times New Roman" w:eastAsia="Times New Roman" w:hAnsi="Times New Roman" w:cs="Times New Roman"/>
                <w:sz w:val="18"/>
              </w:rPr>
              <w:lastRenderedPageBreak/>
              <w:t>Memory</w:t>
            </w:r>
            <w:r w:rsidRPr="001340F9">
              <w:rPr>
                <w:rFonts w:ascii="Times New Roman" w:eastAsia="Times New Roman" w:hAnsi="Times New Roman" w:cs="Times New Roman"/>
                <w:spacing w:val="-4"/>
                <w:sz w:val="18"/>
              </w:rPr>
              <w:t xml:space="preserve"> </w:t>
            </w:r>
            <w:r w:rsidRPr="001340F9">
              <w:rPr>
                <w:rFonts w:ascii="Times New Roman" w:eastAsia="Times New Roman" w:hAnsi="Times New Roman" w:cs="Times New Roman"/>
                <w:sz w:val="18"/>
              </w:rPr>
              <w:t>(RAM)</w:t>
            </w:r>
          </w:p>
        </w:tc>
        <w:tc>
          <w:tcPr>
            <w:tcW w:w="1622" w:type="dxa"/>
          </w:tcPr>
          <w:p w14:paraId="0B2B57F3" w14:textId="77777777" w:rsidR="0075562F" w:rsidRPr="001340F9" w:rsidRDefault="0075562F" w:rsidP="0075562F">
            <w:pPr>
              <w:widowControl w:val="0"/>
              <w:autoSpaceDE w:val="0"/>
              <w:autoSpaceDN w:val="0"/>
              <w:spacing w:after="0" w:line="240" w:lineRule="auto"/>
              <w:ind w:left="360"/>
              <w:rPr>
                <w:rFonts w:ascii="Times New Roman" w:eastAsia="Times New Roman" w:hAnsi="Times New Roman" w:cs="Times New Roman"/>
                <w:sz w:val="18"/>
              </w:rPr>
            </w:pPr>
            <w:r w:rsidRPr="001340F9">
              <w:rPr>
                <w:rFonts w:ascii="Times New Roman" w:eastAsia="Times New Roman" w:hAnsi="Times New Roman" w:cs="Times New Roman"/>
                <w:sz w:val="18"/>
              </w:rPr>
              <w:t>16 GB (dual</w:t>
            </w:r>
            <w:r w:rsidRPr="001340F9">
              <w:rPr>
                <w:rFonts w:ascii="Times New Roman" w:eastAsia="Times New Roman" w:hAnsi="Times New Roman" w:cs="Times New Roman"/>
                <w:spacing w:val="1"/>
                <w:sz w:val="18"/>
              </w:rPr>
              <w:t xml:space="preserve"> </w:t>
            </w:r>
            <w:r w:rsidRPr="001340F9">
              <w:rPr>
                <w:rFonts w:ascii="Times New Roman" w:eastAsia="Times New Roman" w:hAnsi="Times New Roman" w:cs="Times New Roman"/>
                <w:spacing w:val="-1"/>
                <w:sz w:val="18"/>
              </w:rPr>
              <w:t>channel</w:t>
            </w:r>
            <w:r w:rsidRPr="001340F9">
              <w:rPr>
                <w:rFonts w:ascii="Times New Roman" w:eastAsia="Times New Roman" w:hAnsi="Times New Roman" w:cs="Times New Roman"/>
                <w:spacing w:val="-8"/>
                <w:sz w:val="18"/>
              </w:rPr>
              <w:t xml:space="preserve"> </w:t>
            </w:r>
            <w:r w:rsidRPr="001340F9">
              <w:rPr>
                <w:rFonts w:ascii="Times New Roman" w:eastAsia="Times New Roman" w:hAnsi="Times New Roman" w:cs="Times New Roman"/>
                <w:sz w:val="18"/>
              </w:rPr>
              <w:t>preferred)</w:t>
            </w:r>
          </w:p>
        </w:tc>
        <w:tc>
          <w:tcPr>
            <w:tcW w:w="1622" w:type="dxa"/>
            <w:gridSpan w:val="2"/>
          </w:tcPr>
          <w:p w14:paraId="18D9B4C9" w14:textId="77777777" w:rsidR="0075562F" w:rsidRPr="001340F9" w:rsidRDefault="0075562F" w:rsidP="0075562F">
            <w:pPr>
              <w:widowControl w:val="0"/>
              <w:autoSpaceDE w:val="0"/>
              <w:autoSpaceDN w:val="0"/>
              <w:spacing w:after="0" w:line="240" w:lineRule="auto"/>
              <w:ind w:left="360"/>
              <w:rPr>
                <w:rFonts w:ascii="Times New Roman" w:eastAsia="Times New Roman" w:hAnsi="Times New Roman" w:cs="Times New Roman"/>
                <w:sz w:val="18"/>
              </w:rPr>
            </w:pPr>
            <w:r w:rsidRPr="001340F9">
              <w:rPr>
                <w:rFonts w:ascii="Times New Roman" w:eastAsia="Times New Roman" w:hAnsi="Times New Roman" w:cs="Times New Roman"/>
                <w:sz w:val="18"/>
              </w:rPr>
              <w:t>16 GB (dual</w:t>
            </w:r>
            <w:r w:rsidRPr="001340F9">
              <w:rPr>
                <w:rFonts w:ascii="Times New Roman" w:eastAsia="Times New Roman" w:hAnsi="Times New Roman" w:cs="Times New Roman"/>
                <w:spacing w:val="1"/>
                <w:sz w:val="18"/>
              </w:rPr>
              <w:t xml:space="preserve"> </w:t>
            </w:r>
            <w:r w:rsidRPr="001340F9">
              <w:rPr>
                <w:rFonts w:ascii="Times New Roman" w:eastAsia="Times New Roman" w:hAnsi="Times New Roman" w:cs="Times New Roman"/>
                <w:spacing w:val="-1"/>
                <w:sz w:val="18"/>
              </w:rPr>
              <w:t>channel</w:t>
            </w:r>
            <w:r w:rsidRPr="001340F9">
              <w:rPr>
                <w:rFonts w:ascii="Times New Roman" w:eastAsia="Times New Roman" w:hAnsi="Times New Roman" w:cs="Times New Roman"/>
                <w:spacing w:val="-8"/>
                <w:sz w:val="18"/>
              </w:rPr>
              <w:t xml:space="preserve"> </w:t>
            </w:r>
            <w:r w:rsidRPr="001340F9">
              <w:rPr>
                <w:rFonts w:ascii="Times New Roman" w:eastAsia="Times New Roman" w:hAnsi="Times New Roman" w:cs="Times New Roman"/>
                <w:sz w:val="18"/>
              </w:rPr>
              <w:t>preferred)</w:t>
            </w:r>
          </w:p>
        </w:tc>
        <w:tc>
          <w:tcPr>
            <w:tcW w:w="1622" w:type="dxa"/>
            <w:gridSpan w:val="2"/>
          </w:tcPr>
          <w:p w14:paraId="72F93CA3" w14:textId="77777777" w:rsidR="0075562F" w:rsidRPr="001340F9" w:rsidRDefault="0075562F" w:rsidP="0075562F">
            <w:pPr>
              <w:widowControl w:val="0"/>
              <w:autoSpaceDE w:val="0"/>
              <w:autoSpaceDN w:val="0"/>
              <w:spacing w:after="0" w:line="240" w:lineRule="auto"/>
              <w:ind w:left="360"/>
              <w:rPr>
                <w:rFonts w:ascii="Times New Roman" w:eastAsia="Times New Roman" w:hAnsi="Times New Roman" w:cs="Times New Roman"/>
                <w:sz w:val="18"/>
              </w:rPr>
            </w:pPr>
            <w:r w:rsidRPr="001340F9">
              <w:rPr>
                <w:rFonts w:ascii="Times New Roman" w:eastAsia="Times New Roman" w:hAnsi="Times New Roman" w:cs="Times New Roman"/>
                <w:sz w:val="18"/>
              </w:rPr>
              <w:t>16 GB (dual</w:t>
            </w:r>
            <w:r w:rsidRPr="001340F9">
              <w:rPr>
                <w:rFonts w:ascii="Times New Roman" w:eastAsia="Times New Roman" w:hAnsi="Times New Roman" w:cs="Times New Roman"/>
                <w:spacing w:val="1"/>
                <w:sz w:val="18"/>
              </w:rPr>
              <w:t xml:space="preserve"> </w:t>
            </w:r>
            <w:r w:rsidRPr="001340F9">
              <w:rPr>
                <w:rFonts w:ascii="Times New Roman" w:eastAsia="Times New Roman" w:hAnsi="Times New Roman" w:cs="Times New Roman"/>
                <w:spacing w:val="-1"/>
                <w:sz w:val="18"/>
              </w:rPr>
              <w:t>channel</w:t>
            </w:r>
            <w:r w:rsidRPr="001340F9">
              <w:rPr>
                <w:rFonts w:ascii="Times New Roman" w:eastAsia="Times New Roman" w:hAnsi="Times New Roman" w:cs="Times New Roman"/>
                <w:spacing w:val="-7"/>
                <w:sz w:val="18"/>
              </w:rPr>
              <w:t xml:space="preserve"> </w:t>
            </w:r>
            <w:r w:rsidRPr="001340F9">
              <w:rPr>
                <w:rFonts w:ascii="Times New Roman" w:eastAsia="Times New Roman" w:hAnsi="Times New Roman" w:cs="Times New Roman"/>
                <w:sz w:val="18"/>
              </w:rPr>
              <w:t>preferred)</w:t>
            </w:r>
          </w:p>
        </w:tc>
        <w:tc>
          <w:tcPr>
            <w:tcW w:w="1622" w:type="dxa"/>
            <w:gridSpan w:val="2"/>
          </w:tcPr>
          <w:p w14:paraId="5E982D34" w14:textId="77777777" w:rsidR="0075562F" w:rsidRPr="001340F9" w:rsidRDefault="0075562F" w:rsidP="0075562F">
            <w:pPr>
              <w:widowControl w:val="0"/>
              <w:autoSpaceDE w:val="0"/>
              <w:autoSpaceDN w:val="0"/>
              <w:spacing w:after="0" w:line="240" w:lineRule="auto"/>
              <w:ind w:left="360"/>
              <w:rPr>
                <w:rFonts w:ascii="Times New Roman" w:eastAsia="Times New Roman" w:hAnsi="Times New Roman" w:cs="Times New Roman"/>
                <w:sz w:val="18"/>
              </w:rPr>
            </w:pPr>
            <w:r w:rsidRPr="001340F9">
              <w:rPr>
                <w:rFonts w:ascii="Times New Roman" w:eastAsia="Times New Roman" w:hAnsi="Times New Roman" w:cs="Times New Roman"/>
                <w:sz w:val="18"/>
              </w:rPr>
              <w:t>32 GB (dual</w:t>
            </w:r>
            <w:r w:rsidRPr="001340F9">
              <w:rPr>
                <w:rFonts w:ascii="Times New Roman" w:eastAsia="Times New Roman" w:hAnsi="Times New Roman" w:cs="Times New Roman"/>
                <w:spacing w:val="1"/>
                <w:sz w:val="18"/>
              </w:rPr>
              <w:t xml:space="preserve"> </w:t>
            </w:r>
            <w:r w:rsidRPr="001340F9">
              <w:rPr>
                <w:rFonts w:ascii="Times New Roman" w:eastAsia="Times New Roman" w:hAnsi="Times New Roman" w:cs="Times New Roman"/>
                <w:spacing w:val="-1"/>
                <w:sz w:val="18"/>
              </w:rPr>
              <w:t>channel</w:t>
            </w:r>
            <w:r w:rsidRPr="001340F9">
              <w:rPr>
                <w:rFonts w:ascii="Times New Roman" w:eastAsia="Times New Roman" w:hAnsi="Times New Roman" w:cs="Times New Roman"/>
                <w:spacing w:val="-7"/>
                <w:sz w:val="18"/>
              </w:rPr>
              <w:t xml:space="preserve"> </w:t>
            </w:r>
            <w:r w:rsidRPr="001340F9">
              <w:rPr>
                <w:rFonts w:ascii="Times New Roman" w:eastAsia="Times New Roman" w:hAnsi="Times New Roman" w:cs="Times New Roman"/>
                <w:sz w:val="18"/>
              </w:rPr>
              <w:t>preferred)</w:t>
            </w:r>
          </w:p>
        </w:tc>
        <w:tc>
          <w:tcPr>
            <w:tcW w:w="1622" w:type="dxa"/>
            <w:gridSpan w:val="2"/>
          </w:tcPr>
          <w:p w14:paraId="0F0B04A0" w14:textId="77777777" w:rsidR="0075562F" w:rsidRPr="001340F9" w:rsidRDefault="0075562F" w:rsidP="0075562F">
            <w:pPr>
              <w:widowControl w:val="0"/>
              <w:autoSpaceDE w:val="0"/>
              <w:autoSpaceDN w:val="0"/>
              <w:spacing w:after="0" w:line="240" w:lineRule="auto"/>
              <w:ind w:left="360"/>
              <w:rPr>
                <w:rFonts w:ascii="Times New Roman" w:eastAsia="Times New Roman" w:hAnsi="Times New Roman" w:cs="Times New Roman"/>
                <w:sz w:val="18"/>
              </w:rPr>
            </w:pPr>
            <w:r w:rsidRPr="001340F9">
              <w:rPr>
                <w:rFonts w:ascii="Times New Roman" w:eastAsia="Times New Roman" w:hAnsi="Times New Roman" w:cs="Times New Roman"/>
                <w:sz w:val="18"/>
              </w:rPr>
              <w:t>32 GB (dual</w:t>
            </w:r>
            <w:r w:rsidRPr="001340F9">
              <w:rPr>
                <w:rFonts w:ascii="Times New Roman" w:eastAsia="Times New Roman" w:hAnsi="Times New Roman" w:cs="Times New Roman"/>
                <w:spacing w:val="1"/>
                <w:sz w:val="18"/>
              </w:rPr>
              <w:t xml:space="preserve"> </w:t>
            </w:r>
            <w:r w:rsidRPr="001340F9">
              <w:rPr>
                <w:rFonts w:ascii="Times New Roman" w:eastAsia="Times New Roman" w:hAnsi="Times New Roman" w:cs="Times New Roman"/>
                <w:spacing w:val="-1"/>
                <w:sz w:val="18"/>
              </w:rPr>
              <w:t>channel</w:t>
            </w:r>
            <w:r w:rsidRPr="001340F9">
              <w:rPr>
                <w:rFonts w:ascii="Times New Roman" w:eastAsia="Times New Roman" w:hAnsi="Times New Roman" w:cs="Times New Roman"/>
                <w:spacing w:val="-7"/>
                <w:sz w:val="18"/>
              </w:rPr>
              <w:t xml:space="preserve"> </w:t>
            </w:r>
            <w:r w:rsidRPr="001340F9">
              <w:rPr>
                <w:rFonts w:ascii="Times New Roman" w:eastAsia="Times New Roman" w:hAnsi="Times New Roman" w:cs="Times New Roman"/>
                <w:sz w:val="18"/>
              </w:rPr>
              <w:t>preferred)</w:t>
            </w:r>
          </w:p>
        </w:tc>
      </w:tr>
      <w:tr w:rsidR="0075562F" w:rsidRPr="001340F9" w14:paraId="466FB46E" w14:textId="77777777" w:rsidTr="00BC1745">
        <w:trPr>
          <w:trHeight w:val="310"/>
          <w:jc w:val="center"/>
        </w:trPr>
        <w:tc>
          <w:tcPr>
            <w:tcW w:w="1870" w:type="dxa"/>
          </w:tcPr>
          <w:p w14:paraId="599BE1A3" w14:textId="77777777" w:rsidR="0075562F" w:rsidRPr="001340F9" w:rsidRDefault="0075562F" w:rsidP="0075562F">
            <w:pPr>
              <w:widowControl w:val="0"/>
              <w:autoSpaceDE w:val="0"/>
              <w:autoSpaceDN w:val="0"/>
              <w:spacing w:after="0" w:line="240" w:lineRule="auto"/>
              <w:ind w:left="360"/>
              <w:rPr>
                <w:rFonts w:ascii="Times New Roman" w:eastAsia="Times New Roman" w:hAnsi="Times New Roman" w:cs="Times New Roman"/>
                <w:sz w:val="18"/>
              </w:rPr>
            </w:pPr>
            <w:r w:rsidRPr="001340F9">
              <w:rPr>
                <w:rFonts w:ascii="Times New Roman" w:eastAsia="Times New Roman" w:hAnsi="Times New Roman" w:cs="Times New Roman"/>
                <w:sz w:val="18"/>
              </w:rPr>
              <w:t>SSD</w:t>
            </w:r>
            <w:r w:rsidRPr="001340F9">
              <w:rPr>
                <w:rFonts w:ascii="Times New Roman" w:eastAsia="Times New Roman" w:hAnsi="Times New Roman" w:cs="Times New Roman"/>
                <w:spacing w:val="-3"/>
                <w:sz w:val="18"/>
              </w:rPr>
              <w:t xml:space="preserve"> </w:t>
            </w:r>
            <w:r w:rsidRPr="001340F9">
              <w:rPr>
                <w:rFonts w:ascii="Times New Roman" w:eastAsia="Times New Roman" w:hAnsi="Times New Roman" w:cs="Times New Roman"/>
                <w:sz w:val="18"/>
              </w:rPr>
              <w:t>Hard</w:t>
            </w:r>
            <w:r w:rsidRPr="001340F9">
              <w:rPr>
                <w:rFonts w:ascii="Times New Roman" w:eastAsia="Times New Roman" w:hAnsi="Times New Roman" w:cs="Times New Roman"/>
                <w:spacing w:val="-1"/>
                <w:sz w:val="18"/>
              </w:rPr>
              <w:t xml:space="preserve"> </w:t>
            </w:r>
            <w:r w:rsidRPr="001340F9">
              <w:rPr>
                <w:rFonts w:ascii="Times New Roman" w:eastAsia="Times New Roman" w:hAnsi="Times New Roman" w:cs="Times New Roman"/>
                <w:sz w:val="18"/>
              </w:rPr>
              <w:t>Drive</w:t>
            </w:r>
          </w:p>
        </w:tc>
        <w:tc>
          <w:tcPr>
            <w:tcW w:w="1622" w:type="dxa"/>
          </w:tcPr>
          <w:p w14:paraId="4C2C1AE8" w14:textId="77777777" w:rsidR="0075562F" w:rsidRPr="001340F9" w:rsidRDefault="0075562F" w:rsidP="0075562F">
            <w:pPr>
              <w:widowControl w:val="0"/>
              <w:numPr>
                <w:ilvl w:val="0"/>
                <w:numId w:val="7"/>
              </w:numPr>
              <w:autoSpaceDE w:val="0"/>
              <w:autoSpaceDN w:val="0"/>
              <w:spacing w:after="0" w:line="240" w:lineRule="auto"/>
              <w:rPr>
                <w:rFonts w:ascii="Times New Roman" w:eastAsia="Times New Roman" w:hAnsi="Times New Roman" w:cs="Times New Roman"/>
                <w:sz w:val="18"/>
              </w:rPr>
            </w:pPr>
            <w:r w:rsidRPr="001340F9">
              <w:rPr>
                <w:rFonts w:ascii="Times New Roman" w:eastAsia="Times New Roman" w:hAnsi="Times New Roman" w:cs="Times New Roman"/>
                <w:sz w:val="18"/>
              </w:rPr>
              <w:t>GB NVMe</w:t>
            </w:r>
          </w:p>
        </w:tc>
        <w:tc>
          <w:tcPr>
            <w:tcW w:w="1622" w:type="dxa"/>
            <w:gridSpan w:val="2"/>
          </w:tcPr>
          <w:p w14:paraId="53111750" w14:textId="77777777" w:rsidR="0075562F" w:rsidRPr="001340F9" w:rsidRDefault="0075562F" w:rsidP="0075562F">
            <w:pPr>
              <w:widowControl w:val="0"/>
              <w:numPr>
                <w:ilvl w:val="0"/>
                <w:numId w:val="8"/>
              </w:numPr>
              <w:autoSpaceDE w:val="0"/>
              <w:autoSpaceDN w:val="0"/>
              <w:spacing w:after="0" w:line="240" w:lineRule="auto"/>
              <w:rPr>
                <w:rFonts w:ascii="Times New Roman" w:eastAsia="Times New Roman" w:hAnsi="Times New Roman" w:cs="Times New Roman"/>
                <w:sz w:val="18"/>
              </w:rPr>
            </w:pPr>
            <w:r w:rsidRPr="001340F9">
              <w:rPr>
                <w:rFonts w:ascii="Times New Roman" w:eastAsia="Times New Roman" w:hAnsi="Times New Roman" w:cs="Times New Roman"/>
                <w:sz w:val="18"/>
              </w:rPr>
              <w:t>GB NVMe</w:t>
            </w:r>
          </w:p>
        </w:tc>
        <w:tc>
          <w:tcPr>
            <w:tcW w:w="1622" w:type="dxa"/>
            <w:gridSpan w:val="2"/>
          </w:tcPr>
          <w:p w14:paraId="51B83A84" w14:textId="77777777" w:rsidR="0075562F" w:rsidRPr="001340F9" w:rsidRDefault="0075562F" w:rsidP="0075562F">
            <w:pPr>
              <w:widowControl w:val="0"/>
              <w:numPr>
                <w:ilvl w:val="0"/>
                <w:numId w:val="9"/>
              </w:numPr>
              <w:autoSpaceDE w:val="0"/>
              <w:autoSpaceDN w:val="0"/>
              <w:spacing w:after="0" w:line="240" w:lineRule="auto"/>
              <w:rPr>
                <w:rFonts w:ascii="Times New Roman" w:eastAsia="Times New Roman" w:hAnsi="Times New Roman" w:cs="Times New Roman"/>
                <w:sz w:val="18"/>
              </w:rPr>
            </w:pPr>
            <w:r w:rsidRPr="001340F9">
              <w:rPr>
                <w:rFonts w:ascii="Times New Roman" w:eastAsia="Times New Roman" w:hAnsi="Times New Roman" w:cs="Times New Roman"/>
                <w:sz w:val="18"/>
              </w:rPr>
              <w:t>GB NVMe</w:t>
            </w:r>
          </w:p>
        </w:tc>
        <w:tc>
          <w:tcPr>
            <w:tcW w:w="1622" w:type="dxa"/>
            <w:gridSpan w:val="2"/>
          </w:tcPr>
          <w:p w14:paraId="23A9CDB8" w14:textId="77777777" w:rsidR="0075562F" w:rsidRPr="001340F9" w:rsidRDefault="0075562F" w:rsidP="0075562F">
            <w:pPr>
              <w:widowControl w:val="0"/>
              <w:numPr>
                <w:ilvl w:val="0"/>
                <w:numId w:val="10"/>
              </w:numPr>
              <w:autoSpaceDE w:val="0"/>
              <w:autoSpaceDN w:val="0"/>
              <w:spacing w:after="0" w:line="240" w:lineRule="auto"/>
              <w:rPr>
                <w:rFonts w:ascii="Times New Roman" w:eastAsia="Times New Roman" w:hAnsi="Times New Roman" w:cs="Times New Roman"/>
                <w:sz w:val="18"/>
              </w:rPr>
            </w:pPr>
            <w:r w:rsidRPr="001340F9">
              <w:rPr>
                <w:rFonts w:ascii="Times New Roman" w:eastAsia="Times New Roman" w:hAnsi="Times New Roman" w:cs="Times New Roman"/>
                <w:sz w:val="18"/>
              </w:rPr>
              <w:t>GB NVMe</w:t>
            </w:r>
          </w:p>
        </w:tc>
        <w:tc>
          <w:tcPr>
            <w:tcW w:w="1622" w:type="dxa"/>
            <w:gridSpan w:val="2"/>
          </w:tcPr>
          <w:p w14:paraId="4445D7AC" w14:textId="77777777" w:rsidR="0075562F" w:rsidRPr="001340F9" w:rsidRDefault="0075562F" w:rsidP="0075562F">
            <w:pPr>
              <w:widowControl w:val="0"/>
              <w:autoSpaceDE w:val="0"/>
              <w:autoSpaceDN w:val="0"/>
              <w:spacing w:after="0" w:line="240" w:lineRule="auto"/>
              <w:ind w:left="360"/>
              <w:rPr>
                <w:rFonts w:ascii="Times New Roman" w:eastAsia="Times New Roman" w:hAnsi="Times New Roman" w:cs="Times New Roman"/>
                <w:sz w:val="18"/>
              </w:rPr>
            </w:pPr>
            <w:r w:rsidRPr="001340F9">
              <w:rPr>
                <w:rFonts w:ascii="Times New Roman" w:eastAsia="Times New Roman" w:hAnsi="Times New Roman" w:cs="Times New Roman"/>
                <w:sz w:val="18"/>
              </w:rPr>
              <w:t>512</w:t>
            </w:r>
            <w:r w:rsidRPr="001340F9">
              <w:rPr>
                <w:rFonts w:ascii="Times New Roman" w:eastAsia="Times New Roman" w:hAnsi="Times New Roman" w:cs="Times New Roman"/>
                <w:spacing w:val="-1"/>
                <w:sz w:val="18"/>
              </w:rPr>
              <w:t xml:space="preserve"> </w:t>
            </w:r>
            <w:r w:rsidRPr="001340F9">
              <w:rPr>
                <w:rFonts w:ascii="Times New Roman" w:eastAsia="Times New Roman" w:hAnsi="Times New Roman" w:cs="Times New Roman"/>
                <w:sz w:val="18"/>
              </w:rPr>
              <w:t>GB NVMe</w:t>
            </w:r>
          </w:p>
        </w:tc>
      </w:tr>
      <w:tr w:rsidR="0075562F" w:rsidRPr="001340F9" w14:paraId="16C7034B" w14:textId="77777777" w:rsidTr="00BC1745">
        <w:trPr>
          <w:trHeight w:val="310"/>
          <w:jc w:val="center"/>
        </w:trPr>
        <w:tc>
          <w:tcPr>
            <w:tcW w:w="1870" w:type="dxa"/>
          </w:tcPr>
          <w:p w14:paraId="4669BCB9" w14:textId="77777777" w:rsidR="0075562F" w:rsidRPr="001340F9" w:rsidRDefault="0075562F" w:rsidP="0075562F">
            <w:pPr>
              <w:widowControl w:val="0"/>
              <w:autoSpaceDE w:val="0"/>
              <w:autoSpaceDN w:val="0"/>
              <w:spacing w:after="0" w:line="240" w:lineRule="auto"/>
              <w:ind w:left="360"/>
              <w:rPr>
                <w:rFonts w:ascii="Times New Roman" w:eastAsia="Times New Roman" w:hAnsi="Times New Roman" w:cs="Times New Roman"/>
                <w:sz w:val="18"/>
              </w:rPr>
            </w:pPr>
            <w:r w:rsidRPr="001340F9">
              <w:rPr>
                <w:rFonts w:ascii="Times New Roman" w:eastAsia="Times New Roman" w:hAnsi="Times New Roman" w:cs="Times New Roman"/>
                <w:sz w:val="18"/>
              </w:rPr>
              <w:t>Video</w:t>
            </w:r>
          </w:p>
        </w:tc>
        <w:tc>
          <w:tcPr>
            <w:tcW w:w="1622" w:type="dxa"/>
          </w:tcPr>
          <w:p w14:paraId="6179DA19" w14:textId="77777777" w:rsidR="0075562F" w:rsidRPr="001340F9" w:rsidRDefault="0075562F" w:rsidP="0075562F">
            <w:pPr>
              <w:widowControl w:val="0"/>
              <w:autoSpaceDE w:val="0"/>
              <w:autoSpaceDN w:val="0"/>
              <w:spacing w:after="0" w:line="240" w:lineRule="auto"/>
              <w:ind w:left="360"/>
              <w:rPr>
                <w:rFonts w:ascii="Times New Roman" w:eastAsia="Times New Roman" w:hAnsi="Times New Roman" w:cs="Times New Roman"/>
                <w:sz w:val="18"/>
              </w:rPr>
            </w:pPr>
            <w:r w:rsidRPr="001340F9">
              <w:rPr>
                <w:rFonts w:ascii="Times New Roman" w:eastAsia="Times New Roman" w:hAnsi="Times New Roman" w:cs="Times New Roman"/>
                <w:sz w:val="18"/>
              </w:rPr>
              <w:t>Integrated</w:t>
            </w:r>
          </w:p>
        </w:tc>
        <w:tc>
          <w:tcPr>
            <w:tcW w:w="1622" w:type="dxa"/>
            <w:gridSpan w:val="2"/>
          </w:tcPr>
          <w:p w14:paraId="1AB0E992" w14:textId="77777777" w:rsidR="0075562F" w:rsidRPr="001340F9" w:rsidRDefault="0075562F" w:rsidP="0075562F">
            <w:pPr>
              <w:widowControl w:val="0"/>
              <w:autoSpaceDE w:val="0"/>
              <w:autoSpaceDN w:val="0"/>
              <w:spacing w:after="0" w:line="240" w:lineRule="auto"/>
              <w:ind w:left="360"/>
              <w:rPr>
                <w:rFonts w:ascii="Times New Roman" w:eastAsia="Times New Roman" w:hAnsi="Times New Roman" w:cs="Times New Roman"/>
                <w:sz w:val="18"/>
              </w:rPr>
            </w:pPr>
            <w:r w:rsidRPr="001340F9">
              <w:rPr>
                <w:rFonts w:ascii="Times New Roman" w:eastAsia="Times New Roman" w:hAnsi="Times New Roman" w:cs="Times New Roman"/>
                <w:sz w:val="18"/>
              </w:rPr>
              <w:t>Integrated</w:t>
            </w:r>
          </w:p>
        </w:tc>
        <w:tc>
          <w:tcPr>
            <w:tcW w:w="1622" w:type="dxa"/>
            <w:gridSpan w:val="2"/>
          </w:tcPr>
          <w:p w14:paraId="0FFD3C84" w14:textId="77777777" w:rsidR="0075562F" w:rsidRPr="001340F9" w:rsidRDefault="0075562F" w:rsidP="0075562F">
            <w:pPr>
              <w:widowControl w:val="0"/>
              <w:autoSpaceDE w:val="0"/>
              <w:autoSpaceDN w:val="0"/>
              <w:spacing w:after="0" w:line="240" w:lineRule="auto"/>
              <w:ind w:left="360"/>
              <w:rPr>
                <w:rFonts w:ascii="Times New Roman" w:eastAsia="Times New Roman" w:hAnsi="Times New Roman" w:cs="Times New Roman"/>
                <w:sz w:val="18"/>
              </w:rPr>
            </w:pPr>
            <w:r w:rsidRPr="001340F9">
              <w:rPr>
                <w:rFonts w:ascii="Times New Roman" w:eastAsia="Times New Roman" w:hAnsi="Times New Roman" w:cs="Times New Roman"/>
                <w:sz w:val="18"/>
              </w:rPr>
              <w:t>Integrated for Micro</w:t>
            </w:r>
          </w:p>
        </w:tc>
        <w:tc>
          <w:tcPr>
            <w:tcW w:w="1622" w:type="dxa"/>
            <w:gridSpan w:val="2"/>
          </w:tcPr>
          <w:p w14:paraId="01074975" w14:textId="77777777" w:rsidR="0075562F" w:rsidRPr="001340F9" w:rsidRDefault="0075562F" w:rsidP="0075562F">
            <w:pPr>
              <w:widowControl w:val="0"/>
              <w:autoSpaceDE w:val="0"/>
              <w:autoSpaceDN w:val="0"/>
              <w:spacing w:after="0" w:line="240" w:lineRule="auto"/>
              <w:ind w:left="360"/>
              <w:rPr>
                <w:rFonts w:ascii="Times New Roman" w:eastAsia="Times New Roman" w:hAnsi="Times New Roman" w:cs="Times New Roman"/>
                <w:sz w:val="18"/>
              </w:rPr>
            </w:pPr>
            <w:r w:rsidRPr="001340F9">
              <w:rPr>
                <w:rFonts w:ascii="Times New Roman" w:eastAsia="Times New Roman" w:hAnsi="Times New Roman" w:cs="Times New Roman"/>
                <w:sz w:val="18"/>
              </w:rPr>
              <w:t>Discrete/4G VRAM</w:t>
            </w:r>
          </w:p>
        </w:tc>
        <w:tc>
          <w:tcPr>
            <w:tcW w:w="1622" w:type="dxa"/>
            <w:gridSpan w:val="2"/>
          </w:tcPr>
          <w:p w14:paraId="0F99B525" w14:textId="77777777" w:rsidR="0075562F" w:rsidRPr="001340F9" w:rsidRDefault="0075562F" w:rsidP="0075562F">
            <w:pPr>
              <w:widowControl w:val="0"/>
              <w:autoSpaceDE w:val="0"/>
              <w:autoSpaceDN w:val="0"/>
              <w:spacing w:after="0" w:line="240" w:lineRule="auto"/>
              <w:ind w:left="360"/>
              <w:rPr>
                <w:rFonts w:ascii="Times New Roman" w:eastAsia="Times New Roman" w:hAnsi="Times New Roman" w:cs="Times New Roman"/>
                <w:sz w:val="18"/>
              </w:rPr>
            </w:pPr>
            <w:r w:rsidRPr="001340F9">
              <w:rPr>
                <w:rFonts w:ascii="Times New Roman" w:eastAsia="Times New Roman" w:hAnsi="Times New Roman" w:cs="Times New Roman"/>
                <w:sz w:val="18"/>
              </w:rPr>
              <w:t>Discrete/4G VRAM</w:t>
            </w:r>
          </w:p>
        </w:tc>
      </w:tr>
      <w:tr w:rsidR="0075562F" w:rsidRPr="001340F9" w14:paraId="3BBFB99E" w14:textId="77777777" w:rsidTr="00BC1745">
        <w:trPr>
          <w:trHeight w:val="310"/>
          <w:jc w:val="center"/>
        </w:trPr>
        <w:tc>
          <w:tcPr>
            <w:tcW w:w="1870" w:type="dxa"/>
          </w:tcPr>
          <w:p w14:paraId="6BD611B9" w14:textId="77777777" w:rsidR="0075562F" w:rsidRPr="001340F9" w:rsidRDefault="0075562F" w:rsidP="0075562F">
            <w:pPr>
              <w:widowControl w:val="0"/>
              <w:autoSpaceDE w:val="0"/>
              <w:autoSpaceDN w:val="0"/>
              <w:spacing w:after="0" w:line="240" w:lineRule="auto"/>
              <w:ind w:left="360"/>
              <w:rPr>
                <w:rFonts w:ascii="Times New Roman" w:eastAsia="Times New Roman" w:hAnsi="Times New Roman" w:cs="Times New Roman"/>
                <w:sz w:val="18"/>
              </w:rPr>
            </w:pPr>
            <w:r w:rsidRPr="001340F9">
              <w:rPr>
                <w:rFonts w:ascii="Times New Roman" w:eastAsia="Times New Roman" w:hAnsi="Times New Roman" w:cs="Times New Roman"/>
                <w:sz w:val="18"/>
              </w:rPr>
              <w:t>Networking</w:t>
            </w:r>
          </w:p>
        </w:tc>
        <w:tc>
          <w:tcPr>
            <w:tcW w:w="1622" w:type="dxa"/>
          </w:tcPr>
          <w:p w14:paraId="0E72D49E" w14:textId="77777777" w:rsidR="0075562F" w:rsidRPr="001340F9" w:rsidRDefault="0075562F" w:rsidP="0075562F">
            <w:pPr>
              <w:widowControl w:val="0"/>
              <w:autoSpaceDE w:val="0"/>
              <w:autoSpaceDN w:val="0"/>
              <w:spacing w:after="0" w:line="240" w:lineRule="auto"/>
              <w:ind w:left="360"/>
              <w:rPr>
                <w:rFonts w:ascii="Times New Roman" w:eastAsia="Times New Roman" w:hAnsi="Times New Roman" w:cs="Times New Roman"/>
                <w:sz w:val="18"/>
              </w:rPr>
            </w:pPr>
            <w:r w:rsidRPr="001340F9">
              <w:rPr>
                <w:rFonts w:ascii="Times New Roman" w:eastAsia="Times New Roman" w:hAnsi="Times New Roman" w:cs="Times New Roman"/>
                <w:sz w:val="18"/>
              </w:rPr>
              <w:t>RJ-45 Gigabit Ethernet Network (integrated preferred)</w:t>
            </w:r>
          </w:p>
        </w:tc>
        <w:tc>
          <w:tcPr>
            <w:tcW w:w="1622" w:type="dxa"/>
            <w:gridSpan w:val="2"/>
          </w:tcPr>
          <w:p w14:paraId="66536A91" w14:textId="77777777" w:rsidR="0075562F" w:rsidRPr="001340F9" w:rsidRDefault="0075562F" w:rsidP="0075562F">
            <w:pPr>
              <w:widowControl w:val="0"/>
              <w:autoSpaceDE w:val="0"/>
              <w:autoSpaceDN w:val="0"/>
              <w:spacing w:after="0" w:line="240" w:lineRule="auto"/>
              <w:ind w:left="360"/>
              <w:rPr>
                <w:rFonts w:ascii="Times New Roman" w:eastAsia="Times New Roman" w:hAnsi="Times New Roman" w:cs="Times New Roman"/>
                <w:sz w:val="18"/>
              </w:rPr>
            </w:pPr>
            <w:r w:rsidRPr="001340F9">
              <w:rPr>
                <w:rFonts w:ascii="Times New Roman" w:eastAsia="Times New Roman" w:hAnsi="Times New Roman" w:cs="Times New Roman"/>
                <w:sz w:val="18"/>
              </w:rPr>
              <w:t>RJ-45 Gigabit Ethernet Network</w:t>
            </w:r>
          </w:p>
        </w:tc>
        <w:tc>
          <w:tcPr>
            <w:tcW w:w="1622" w:type="dxa"/>
            <w:gridSpan w:val="2"/>
          </w:tcPr>
          <w:p w14:paraId="292C2D38" w14:textId="77777777" w:rsidR="0075562F" w:rsidRPr="001340F9" w:rsidRDefault="0075562F" w:rsidP="0075562F">
            <w:pPr>
              <w:widowControl w:val="0"/>
              <w:autoSpaceDE w:val="0"/>
              <w:autoSpaceDN w:val="0"/>
              <w:spacing w:after="0" w:line="240" w:lineRule="auto"/>
              <w:ind w:left="360"/>
              <w:rPr>
                <w:rFonts w:ascii="Times New Roman" w:eastAsia="Times New Roman" w:hAnsi="Times New Roman" w:cs="Times New Roman"/>
                <w:sz w:val="18"/>
              </w:rPr>
            </w:pPr>
            <w:r w:rsidRPr="001340F9">
              <w:rPr>
                <w:rFonts w:ascii="Times New Roman" w:eastAsia="Times New Roman" w:hAnsi="Times New Roman" w:cs="Times New Roman"/>
                <w:sz w:val="18"/>
              </w:rPr>
              <w:t>RJ-45 Gigabit Ethernet Network</w:t>
            </w:r>
          </w:p>
        </w:tc>
        <w:tc>
          <w:tcPr>
            <w:tcW w:w="1622" w:type="dxa"/>
            <w:gridSpan w:val="2"/>
          </w:tcPr>
          <w:p w14:paraId="1ECF9071" w14:textId="77777777" w:rsidR="0075562F" w:rsidRPr="001340F9" w:rsidRDefault="0075562F" w:rsidP="0075562F">
            <w:pPr>
              <w:widowControl w:val="0"/>
              <w:autoSpaceDE w:val="0"/>
              <w:autoSpaceDN w:val="0"/>
              <w:spacing w:after="0" w:line="240" w:lineRule="auto"/>
              <w:ind w:left="360"/>
              <w:rPr>
                <w:rFonts w:ascii="Times New Roman" w:eastAsia="Times New Roman" w:hAnsi="Times New Roman" w:cs="Times New Roman"/>
                <w:sz w:val="18"/>
              </w:rPr>
            </w:pPr>
            <w:r w:rsidRPr="001340F9">
              <w:rPr>
                <w:rFonts w:ascii="Times New Roman" w:eastAsia="Times New Roman" w:hAnsi="Times New Roman" w:cs="Times New Roman"/>
                <w:sz w:val="18"/>
              </w:rPr>
              <w:t>RJ-45 Gigabit Ethernet Network</w:t>
            </w:r>
          </w:p>
        </w:tc>
        <w:tc>
          <w:tcPr>
            <w:tcW w:w="1622" w:type="dxa"/>
            <w:gridSpan w:val="2"/>
          </w:tcPr>
          <w:p w14:paraId="1BE50363" w14:textId="77777777" w:rsidR="0075562F" w:rsidRPr="001340F9" w:rsidRDefault="0075562F" w:rsidP="0075562F">
            <w:pPr>
              <w:widowControl w:val="0"/>
              <w:autoSpaceDE w:val="0"/>
              <w:autoSpaceDN w:val="0"/>
              <w:spacing w:after="0" w:line="240" w:lineRule="auto"/>
              <w:ind w:left="360"/>
              <w:rPr>
                <w:rFonts w:ascii="Times New Roman" w:eastAsia="Times New Roman" w:hAnsi="Times New Roman" w:cs="Times New Roman"/>
                <w:sz w:val="18"/>
              </w:rPr>
            </w:pPr>
            <w:r w:rsidRPr="001340F9">
              <w:rPr>
                <w:rFonts w:ascii="Times New Roman" w:eastAsia="Times New Roman" w:hAnsi="Times New Roman" w:cs="Times New Roman"/>
                <w:sz w:val="18"/>
              </w:rPr>
              <w:t>RJ-45 Gigabit Ethernet Network</w:t>
            </w:r>
          </w:p>
        </w:tc>
      </w:tr>
      <w:tr w:rsidR="0075562F" w:rsidRPr="001340F9" w14:paraId="393E2BD7" w14:textId="77777777" w:rsidTr="00BC1745">
        <w:trPr>
          <w:trHeight w:val="310"/>
          <w:jc w:val="center"/>
        </w:trPr>
        <w:tc>
          <w:tcPr>
            <w:tcW w:w="1870" w:type="dxa"/>
          </w:tcPr>
          <w:p w14:paraId="4540B545" w14:textId="77777777" w:rsidR="0075562F" w:rsidRPr="001340F9" w:rsidRDefault="0075562F" w:rsidP="0075562F">
            <w:pPr>
              <w:widowControl w:val="0"/>
              <w:autoSpaceDE w:val="0"/>
              <w:autoSpaceDN w:val="0"/>
              <w:spacing w:after="0" w:line="240" w:lineRule="auto"/>
              <w:ind w:left="360"/>
              <w:rPr>
                <w:rFonts w:ascii="Times New Roman" w:eastAsia="Times New Roman" w:hAnsi="Times New Roman" w:cs="Times New Roman"/>
                <w:sz w:val="18"/>
              </w:rPr>
            </w:pPr>
            <w:r w:rsidRPr="001340F9">
              <w:rPr>
                <w:rFonts w:ascii="Times New Roman" w:eastAsia="Times New Roman" w:hAnsi="Times New Roman" w:cs="Times New Roman"/>
                <w:sz w:val="18"/>
              </w:rPr>
              <w:t>Integrated Wi-Fi</w:t>
            </w:r>
          </w:p>
        </w:tc>
        <w:tc>
          <w:tcPr>
            <w:tcW w:w="1622" w:type="dxa"/>
          </w:tcPr>
          <w:p w14:paraId="5E76EDDC" w14:textId="77777777" w:rsidR="0075562F" w:rsidRPr="001340F9" w:rsidRDefault="0075562F" w:rsidP="0075562F">
            <w:pPr>
              <w:widowControl w:val="0"/>
              <w:autoSpaceDE w:val="0"/>
              <w:autoSpaceDN w:val="0"/>
              <w:spacing w:after="0" w:line="240" w:lineRule="auto"/>
              <w:ind w:left="360"/>
              <w:rPr>
                <w:rFonts w:ascii="Times New Roman" w:eastAsia="Times New Roman" w:hAnsi="Times New Roman" w:cs="Times New Roman"/>
                <w:sz w:val="18"/>
              </w:rPr>
            </w:pPr>
            <w:r w:rsidRPr="001340F9">
              <w:rPr>
                <w:rFonts w:ascii="Times New Roman" w:eastAsia="Times New Roman" w:hAnsi="Times New Roman" w:cs="Times New Roman"/>
                <w:sz w:val="18"/>
              </w:rPr>
              <w:t>802.11ax or later</w:t>
            </w:r>
          </w:p>
        </w:tc>
        <w:tc>
          <w:tcPr>
            <w:tcW w:w="1622" w:type="dxa"/>
            <w:gridSpan w:val="2"/>
          </w:tcPr>
          <w:p w14:paraId="138FE9F1" w14:textId="77777777" w:rsidR="0075562F" w:rsidRPr="001340F9" w:rsidRDefault="0075562F" w:rsidP="0075562F">
            <w:pPr>
              <w:widowControl w:val="0"/>
              <w:autoSpaceDE w:val="0"/>
              <w:autoSpaceDN w:val="0"/>
              <w:spacing w:after="0" w:line="240" w:lineRule="auto"/>
              <w:ind w:left="360"/>
              <w:rPr>
                <w:rFonts w:ascii="Times New Roman" w:eastAsia="Times New Roman" w:hAnsi="Times New Roman" w:cs="Times New Roman"/>
                <w:sz w:val="18"/>
              </w:rPr>
            </w:pPr>
            <w:r w:rsidRPr="001340F9">
              <w:rPr>
                <w:rFonts w:ascii="Times New Roman" w:eastAsia="Times New Roman" w:hAnsi="Times New Roman" w:cs="Times New Roman"/>
                <w:sz w:val="18"/>
              </w:rPr>
              <w:t>802.11ax or later</w:t>
            </w:r>
          </w:p>
        </w:tc>
        <w:tc>
          <w:tcPr>
            <w:tcW w:w="1622" w:type="dxa"/>
            <w:gridSpan w:val="2"/>
          </w:tcPr>
          <w:p w14:paraId="130E6DF0" w14:textId="77777777" w:rsidR="0075562F" w:rsidRPr="001340F9" w:rsidRDefault="0075562F" w:rsidP="0075562F">
            <w:pPr>
              <w:widowControl w:val="0"/>
              <w:autoSpaceDE w:val="0"/>
              <w:autoSpaceDN w:val="0"/>
              <w:spacing w:after="0" w:line="240" w:lineRule="auto"/>
              <w:ind w:left="360"/>
              <w:rPr>
                <w:rFonts w:ascii="Times New Roman" w:eastAsia="Times New Roman" w:hAnsi="Times New Roman" w:cs="Times New Roman"/>
                <w:sz w:val="18"/>
              </w:rPr>
            </w:pPr>
            <w:r w:rsidRPr="001340F9">
              <w:rPr>
                <w:rFonts w:ascii="Times New Roman" w:eastAsia="Times New Roman" w:hAnsi="Times New Roman" w:cs="Times New Roman"/>
                <w:sz w:val="18"/>
              </w:rPr>
              <w:t>N/A</w:t>
            </w:r>
          </w:p>
        </w:tc>
        <w:tc>
          <w:tcPr>
            <w:tcW w:w="1622" w:type="dxa"/>
            <w:gridSpan w:val="2"/>
          </w:tcPr>
          <w:p w14:paraId="2B9C4A2F" w14:textId="77777777" w:rsidR="0075562F" w:rsidRPr="001340F9" w:rsidRDefault="0075562F" w:rsidP="0075562F">
            <w:pPr>
              <w:widowControl w:val="0"/>
              <w:autoSpaceDE w:val="0"/>
              <w:autoSpaceDN w:val="0"/>
              <w:spacing w:after="0" w:line="240" w:lineRule="auto"/>
              <w:ind w:left="360"/>
              <w:rPr>
                <w:rFonts w:ascii="Times New Roman" w:eastAsia="Times New Roman" w:hAnsi="Times New Roman" w:cs="Times New Roman"/>
                <w:sz w:val="18"/>
              </w:rPr>
            </w:pPr>
            <w:r w:rsidRPr="001340F9">
              <w:rPr>
                <w:rFonts w:ascii="Times New Roman" w:eastAsia="Times New Roman" w:hAnsi="Times New Roman" w:cs="Times New Roman"/>
                <w:sz w:val="18"/>
              </w:rPr>
              <w:t>802.11ax or later</w:t>
            </w:r>
          </w:p>
        </w:tc>
        <w:tc>
          <w:tcPr>
            <w:tcW w:w="1622" w:type="dxa"/>
            <w:gridSpan w:val="2"/>
          </w:tcPr>
          <w:p w14:paraId="25D6B72E" w14:textId="77777777" w:rsidR="0075562F" w:rsidRPr="001340F9" w:rsidRDefault="0075562F" w:rsidP="0075562F">
            <w:pPr>
              <w:widowControl w:val="0"/>
              <w:autoSpaceDE w:val="0"/>
              <w:autoSpaceDN w:val="0"/>
              <w:spacing w:after="0" w:line="240" w:lineRule="auto"/>
              <w:ind w:left="360"/>
              <w:rPr>
                <w:rFonts w:ascii="Times New Roman" w:eastAsia="Times New Roman" w:hAnsi="Times New Roman" w:cs="Times New Roman"/>
                <w:sz w:val="18"/>
              </w:rPr>
            </w:pPr>
            <w:r w:rsidRPr="001340F9">
              <w:rPr>
                <w:rFonts w:ascii="Times New Roman" w:eastAsia="Times New Roman" w:hAnsi="Times New Roman" w:cs="Times New Roman"/>
                <w:sz w:val="18"/>
              </w:rPr>
              <w:t>N/A</w:t>
            </w:r>
          </w:p>
        </w:tc>
      </w:tr>
      <w:tr w:rsidR="0075562F" w:rsidRPr="001340F9" w14:paraId="7318CC0B" w14:textId="77777777" w:rsidTr="00BC1745">
        <w:trPr>
          <w:trHeight w:val="310"/>
          <w:jc w:val="center"/>
        </w:trPr>
        <w:tc>
          <w:tcPr>
            <w:tcW w:w="1870" w:type="dxa"/>
          </w:tcPr>
          <w:p w14:paraId="21249F90" w14:textId="77777777" w:rsidR="0075562F" w:rsidRPr="001340F9" w:rsidRDefault="0075562F" w:rsidP="0075562F">
            <w:pPr>
              <w:widowControl w:val="0"/>
              <w:autoSpaceDE w:val="0"/>
              <w:autoSpaceDN w:val="0"/>
              <w:spacing w:after="0" w:line="240" w:lineRule="auto"/>
              <w:ind w:left="360"/>
              <w:rPr>
                <w:rFonts w:ascii="Times New Roman" w:eastAsia="Times New Roman" w:hAnsi="Times New Roman" w:cs="Times New Roman"/>
                <w:sz w:val="18"/>
              </w:rPr>
            </w:pPr>
            <w:r w:rsidRPr="001340F9">
              <w:rPr>
                <w:rFonts w:ascii="Times New Roman" w:eastAsia="Times New Roman" w:hAnsi="Times New Roman" w:cs="Times New Roman"/>
                <w:sz w:val="18"/>
              </w:rPr>
              <w:t>Form</w:t>
            </w:r>
            <w:r w:rsidRPr="001340F9">
              <w:rPr>
                <w:rFonts w:ascii="Times New Roman" w:eastAsia="Times New Roman" w:hAnsi="Times New Roman" w:cs="Times New Roman"/>
                <w:spacing w:val="-5"/>
                <w:sz w:val="18"/>
              </w:rPr>
              <w:t xml:space="preserve"> </w:t>
            </w:r>
            <w:r w:rsidRPr="001340F9">
              <w:rPr>
                <w:rFonts w:ascii="Times New Roman" w:eastAsia="Times New Roman" w:hAnsi="Times New Roman" w:cs="Times New Roman"/>
                <w:sz w:val="18"/>
              </w:rPr>
              <w:t>Factor</w:t>
            </w:r>
          </w:p>
        </w:tc>
        <w:tc>
          <w:tcPr>
            <w:tcW w:w="1622" w:type="dxa"/>
          </w:tcPr>
          <w:p w14:paraId="150A2398" w14:textId="77777777" w:rsidR="0075562F" w:rsidRPr="001340F9" w:rsidRDefault="0075562F" w:rsidP="0075562F">
            <w:pPr>
              <w:widowControl w:val="0"/>
              <w:autoSpaceDE w:val="0"/>
              <w:autoSpaceDN w:val="0"/>
              <w:spacing w:after="0" w:line="240" w:lineRule="auto"/>
              <w:ind w:left="360"/>
              <w:rPr>
                <w:rFonts w:ascii="Times New Roman" w:eastAsia="Times New Roman" w:hAnsi="Times New Roman" w:cs="Times New Roman"/>
                <w:sz w:val="18"/>
              </w:rPr>
            </w:pPr>
            <w:r w:rsidRPr="001340F9">
              <w:rPr>
                <w:rFonts w:ascii="Times New Roman" w:eastAsia="Times New Roman" w:hAnsi="Times New Roman" w:cs="Times New Roman"/>
                <w:sz w:val="18"/>
              </w:rPr>
              <w:t>Tablet</w:t>
            </w:r>
          </w:p>
        </w:tc>
        <w:tc>
          <w:tcPr>
            <w:tcW w:w="1622" w:type="dxa"/>
            <w:gridSpan w:val="2"/>
          </w:tcPr>
          <w:p w14:paraId="41042E40" w14:textId="77777777" w:rsidR="0075562F" w:rsidRPr="001340F9" w:rsidRDefault="0075562F" w:rsidP="0075562F">
            <w:pPr>
              <w:widowControl w:val="0"/>
              <w:autoSpaceDE w:val="0"/>
              <w:autoSpaceDN w:val="0"/>
              <w:spacing w:after="0" w:line="240" w:lineRule="auto"/>
              <w:ind w:left="360"/>
              <w:rPr>
                <w:rFonts w:ascii="Times New Roman" w:eastAsia="Times New Roman" w:hAnsi="Times New Roman" w:cs="Times New Roman"/>
                <w:sz w:val="18"/>
              </w:rPr>
            </w:pPr>
            <w:r w:rsidRPr="001340F9">
              <w:rPr>
                <w:rFonts w:ascii="Times New Roman" w:eastAsia="Times New Roman" w:hAnsi="Times New Roman" w:cs="Times New Roman"/>
                <w:sz w:val="18"/>
              </w:rPr>
              <w:t>Laptop</w:t>
            </w:r>
          </w:p>
        </w:tc>
        <w:tc>
          <w:tcPr>
            <w:tcW w:w="1622" w:type="dxa"/>
            <w:gridSpan w:val="2"/>
          </w:tcPr>
          <w:p w14:paraId="586F1149" w14:textId="77777777" w:rsidR="0075562F" w:rsidRPr="001340F9" w:rsidRDefault="0075562F" w:rsidP="0075562F">
            <w:pPr>
              <w:widowControl w:val="0"/>
              <w:autoSpaceDE w:val="0"/>
              <w:autoSpaceDN w:val="0"/>
              <w:spacing w:after="0" w:line="240" w:lineRule="auto"/>
              <w:ind w:left="360"/>
              <w:rPr>
                <w:rFonts w:ascii="Times New Roman" w:eastAsia="Times New Roman" w:hAnsi="Times New Roman" w:cs="Times New Roman"/>
                <w:sz w:val="18"/>
              </w:rPr>
            </w:pPr>
            <w:r w:rsidRPr="001340F9">
              <w:rPr>
                <w:rFonts w:ascii="Times New Roman" w:eastAsia="Times New Roman" w:hAnsi="Times New Roman" w:cs="Times New Roman"/>
                <w:sz w:val="18"/>
              </w:rPr>
              <w:t>Micro preferred</w:t>
            </w:r>
            <w:r w:rsidRPr="001340F9">
              <w:rPr>
                <w:rFonts w:ascii="Times New Roman" w:eastAsia="Times New Roman" w:hAnsi="Times New Roman" w:cs="Times New Roman"/>
                <w:spacing w:val="-4"/>
                <w:sz w:val="18"/>
              </w:rPr>
              <w:t xml:space="preserve"> </w:t>
            </w:r>
            <w:r w:rsidRPr="001340F9">
              <w:rPr>
                <w:rFonts w:ascii="Times New Roman" w:eastAsia="Times New Roman" w:hAnsi="Times New Roman" w:cs="Times New Roman"/>
                <w:sz w:val="18"/>
              </w:rPr>
              <w:t>or</w:t>
            </w:r>
            <w:r w:rsidRPr="001340F9">
              <w:rPr>
                <w:rFonts w:ascii="Times New Roman" w:eastAsia="Times New Roman" w:hAnsi="Times New Roman" w:cs="Times New Roman"/>
                <w:spacing w:val="-2"/>
                <w:sz w:val="18"/>
              </w:rPr>
              <w:t xml:space="preserve"> </w:t>
            </w:r>
            <w:r w:rsidRPr="001340F9">
              <w:rPr>
                <w:rFonts w:ascii="Times New Roman" w:eastAsia="Times New Roman" w:hAnsi="Times New Roman" w:cs="Times New Roman"/>
                <w:sz w:val="18"/>
              </w:rPr>
              <w:t>SFF</w:t>
            </w:r>
          </w:p>
        </w:tc>
        <w:tc>
          <w:tcPr>
            <w:tcW w:w="1622" w:type="dxa"/>
            <w:gridSpan w:val="2"/>
          </w:tcPr>
          <w:p w14:paraId="37F6F4A9" w14:textId="77777777" w:rsidR="0075562F" w:rsidRPr="001340F9" w:rsidRDefault="0075562F" w:rsidP="0075562F">
            <w:pPr>
              <w:widowControl w:val="0"/>
              <w:autoSpaceDE w:val="0"/>
              <w:autoSpaceDN w:val="0"/>
              <w:spacing w:after="0" w:line="240" w:lineRule="auto"/>
              <w:ind w:left="360"/>
              <w:rPr>
                <w:rFonts w:ascii="Times New Roman" w:eastAsia="Times New Roman" w:hAnsi="Times New Roman" w:cs="Times New Roman"/>
                <w:sz w:val="18"/>
              </w:rPr>
            </w:pPr>
            <w:r w:rsidRPr="001340F9">
              <w:rPr>
                <w:rFonts w:ascii="Times New Roman" w:eastAsia="Times New Roman" w:hAnsi="Times New Roman" w:cs="Times New Roman"/>
                <w:sz w:val="18"/>
              </w:rPr>
              <w:t>Laptop</w:t>
            </w:r>
          </w:p>
        </w:tc>
        <w:tc>
          <w:tcPr>
            <w:tcW w:w="1622" w:type="dxa"/>
            <w:gridSpan w:val="2"/>
          </w:tcPr>
          <w:p w14:paraId="1814DAC1" w14:textId="77777777" w:rsidR="0075562F" w:rsidRPr="001340F9" w:rsidRDefault="0075562F" w:rsidP="0075562F">
            <w:pPr>
              <w:widowControl w:val="0"/>
              <w:autoSpaceDE w:val="0"/>
              <w:autoSpaceDN w:val="0"/>
              <w:spacing w:after="0" w:line="240" w:lineRule="auto"/>
              <w:ind w:left="360"/>
              <w:rPr>
                <w:rFonts w:ascii="Times New Roman" w:eastAsia="Times New Roman" w:hAnsi="Times New Roman" w:cs="Times New Roman"/>
                <w:sz w:val="18"/>
              </w:rPr>
            </w:pPr>
            <w:r w:rsidRPr="001340F9">
              <w:rPr>
                <w:rFonts w:ascii="Times New Roman" w:eastAsia="Times New Roman" w:hAnsi="Times New Roman" w:cs="Times New Roman"/>
                <w:sz w:val="18"/>
              </w:rPr>
              <w:t>Desktop</w:t>
            </w:r>
          </w:p>
        </w:tc>
      </w:tr>
      <w:tr w:rsidR="0075562F" w:rsidRPr="001340F9" w14:paraId="58CD1C8B" w14:textId="77777777" w:rsidTr="00BC1745">
        <w:trPr>
          <w:trHeight w:val="310"/>
          <w:jc w:val="center"/>
        </w:trPr>
        <w:tc>
          <w:tcPr>
            <w:tcW w:w="1870" w:type="dxa"/>
          </w:tcPr>
          <w:p w14:paraId="1958A91A" w14:textId="77777777" w:rsidR="0075562F" w:rsidRPr="001340F9" w:rsidRDefault="0075562F" w:rsidP="0075562F">
            <w:pPr>
              <w:widowControl w:val="0"/>
              <w:autoSpaceDE w:val="0"/>
              <w:autoSpaceDN w:val="0"/>
              <w:spacing w:after="0" w:line="240" w:lineRule="auto"/>
              <w:ind w:left="360"/>
              <w:rPr>
                <w:rFonts w:ascii="Times New Roman" w:eastAsia="Times New Roman" w:hAnsi="Times New Roman" w:cs="Times New Roman"/>
                <w:sz w:val="18"/>
              </w:rPr>
            </w:pPr>
            <w:r w:rsidRPr="001340F9">
              <w:rPr>
                <w:rFonts w:ascii="Times New Roman" w:eastAsia="Times New Roman" w:hAnsi="Times New Roman" w:cs="Times New Roman"/>
                <w:sz w:val="18"/>
              </w:rPr>
              <w:t>Environmental</w:t>
            </w:r>
          </w:p>
        </w:tc>
        <w:tc>
          <w:tcPr>
            <w:tcW w:w="8110" w:type="dxa"/>
            <w:gridSpan w:val="9"/>
          </w:tcPr>
          <w:p w14:paraId="795BFB85" w14:textId="77777777" w:rsidR="0075562F" w:rsidRPr="001340F9" w:rsidRDefault="0075562F" w:rsidP="0075562F">
            <w:pPr>
              <w:widowControl w:val="0"/>
              <w:autoSpaceDE w:val="0"/>
              <w:autoSpaceDN w:val="0"/>
              <w:spacing w:after="0" w:line="240" w:lineRule="auto"/>
              <w:ind w:left="360"/>
              <w:rPr>
                <w:rFonts w:ascii="Times New Roman" w:eastAsia="Times New Roman" w:hAnsi="Times New Roman" w:cs="Times New Roman"/>
                <w:sz w:val="18"/>
              </w:rPr>
            </w:pPr>
            <w:r w:rsidRPr="001340F9">
              <w:rPr>
                <w:rFonts w:ascii="Times New Roman" w:eastAsia="Times New Roman" w:hAnsi="Times New Roman" w:cs="Times New Roman"/>
                <w:sz w:val="18"/>
              </w:rPr>
              <w:t>EPEAT</w:t>
            </w:r>
            <w:r w:rsidRPr="001340F9">
              <w:rPr>
                <w:rFonts w:ascii="Times New Roman" w:eastAsia="Times New Roman" w:hAnsi="Times New Roman" w:cs="Times New Roman"/>
                <w:spacing w:val="-2"/>
                <w:sz w:val="18"/>
              </w:rPr>
              <w:t xml:space="preserve"> </w:t>
            </w:r>
            <w:r w:rsidRPr="001340F9">
              <w:rPr>
                <w:rFonts w:ascii="Times New Roman" w:eastAsia="Times New Roman" w:hAnsi="Times New Roman" w:cs="Times New Roman"/>
                <w:sz w:val="18"/>
              </w:rPr>
              <w:t>registered</w:t>
            </w:r>
            <w:r w:rsidRPr="001340F9">
              <w:rPr>
                <w:rFonts w:ascii="Times New Roman" w:eastAsia="Times New Roman" w:hAnsi="Times New Roman" w:cs="Times New Roman"/>
                <w:spacing w:val="-1"/>
                <w:sz w:val="18"/>
              </w:rPr>
              <w:t xml:space="preserve"> </w:t>
            </w:r>
            <w:r w:rsidRPr="001340F9">
              <w:rPr>
                <w:rFonts w:ascii="Times New Roman" w:eastAsia="Times New Roman" w:hAnsi="Times New Roman" w:cs="Times New Roman"/>
                <w:sz w:val="18"/>
              </w:rPr>
              <w:t>system,</w:t>
            </w:r>
            <w:r w:rsidRPr="001340F9">
              <w:rPr>
                <w:rFonts w:ascii="Times New Roman" w:eastAsia="Times New Roman" w:hAnsi="Times New Roman" w:cs="Times New Roman"/>
                <w:spacing w:val="-1"/>
                <w:sz w:val="18"/>
              </w:rPr>
              <w:t xml:space="preserve"> </w:t>
            </w:r>
            <w:r w:rsidRPr="001340F9">
              <w:rPr>
                <w:rFonts w:ascii="Times New Roman" w:eastAsia="Times New Roman" w:hAnsi="Times New Roman" w:cs="Times New Roman"/>
                <w:sz w:val="18"/>
              </w:rPr>
              <w:t>Gold</w:t>
            </w:r>
            <w:r w:rsidRPr="001340F9">
              <w:rPr>
                <w:rFonts w:ascii="Times New Roman" w:eastAsia="Times New Roman" w:hAnsi="Times New Roman" w:cs="Times New Roman"/>
                <w:spacing w:val="-3"/>
                <w:sz w:val="18"/>
              </w:rPr>
              <w:t xml:space="preserve"> </w:t>
            </w:r>
            <w:r w:rsidRPr="001340F9">
              <w:rPr>
                <w:rFonts w:ascii="Times New Roman" w:eastAsia="Times New Roman" w:hAnsi="Times New Roman" w:cs="Times New Roman"/>
                <w:sz w:val="18"/>
              </w:rPr>
              <w:t>preferred</w:t>
            </w:r>
          </w:p>
        </w:tc>
      </w:tr>
      <w:tr w:rsidR="0075562F" w:rsidRPr="001340F9" w14:paraId="138A7859" w14:textId="77777777" w:rsidTr="00BC1745">
        <w:trPr>
          <w:trHeight w:val="310"/>
          <w:jc w:val="center"/>
        </w:trPr>
        <w:tc>
          <w:tcPr>
            <w:tcW w:w="1870" w:type="dxa"/>
          </w:tcPr>
          <w:p w14:paraId="4FCCEAD2" w14:textId="77777777" w:rsidR="0075562F" w:rsidRPr="001340F9" w:rsidRDefault="0075562F" w:rsidP="0075562F">
            <w:pPr>
              <w:widowControl w:val="0"/>
              <w:autoSpaceDE w:val="0"/>
              <w:autoSpaceDN w:val="0"/>
              <w:spacing w:after="0" w:line="240" w:lineRule="auto"/>
              <w:ind w:left="360"/>
              <w:rPr>
                <w:rFonts w:ascii="Times New Roman" w:eastAsia="Times New Roman" w:hAnsi="Times New Roman" w:cs="Times New Roman"/>
                <w:sz w:val="18"/>
              </w:rPr>
            </w:pPr>
            <w:r w:rsidRPr="001340F9">
              <w:rPr>
                <w:rFonts w:ascii="Times New Roman" w:eastAsia="Times New Roman" w:hAnsi="Times New Roman" w:cs="Times New Roman"/>
                <w:sz w:val="18"/>
              </w:rPr>
              <w:t>Platform</w:t>
            </w:r>
          </w:p>
        </w:tc>
        <w:tc>
          <w:tcPr>
            <w:tcW w:w="8110" w:type="dxa"/>
            <w:gridSpan w:val="9"/>
          </w:tcPr>
          <w:p w14:paraId="03594A77" w14:textId="77777777" w:rsidR="0075562F" w:rsidRPr="001340F9" w:rsidRDefault="0075562F" w:rsidP="0075562F">
            <w:pPr>
              <w:widowControl w:val="0"/>
              <w:autoSpaceDE w:val="0"/>
              <w:autoSpaceDN w:val="0"/>
              <w:spacing w:after="0" w:line="240" w:lineRule="auto"/>
              <w:ind w:left="360"/>
              <w:rPr>
                <w:rFonts w:ascii="Times New Roman" w:eastAsia="Times New Roman" w:hAnsi="Times New Roman" w:cs="Times New Roman"/>
                <w:sz w:val="18"/>
              </w:rPr>
            </w:pPr>
            <w:r w:rsidRPr="001340F9">
              <w:rPr>
                <w:rFonts w:ascii="Times New Roman" w:eastAsia="Times New Roman" w:hAnsi="Times New Roman" w:cs="Times New Roman"/>
                <w:sz w:val="18"/>
              </w:rPr>
              <w:t>Intel vPro®</w:t>
            </w:r>
          </w:p>
        </w:tc>
      </w:tr>
      <w:tr w:rsidR="0075562F" w:rsidRPr="001340F9" w14:paraId="22AEBE0A" w14:textId="77777777" w:rsidTr="00BC1745">
        <w:trPr>
          <w:trHeight w:val="310"/>
          <w:jc w:val="center"/>
        </w:trPr>
        <w:tc>
          <w:tcPr>
            <w:tcW w:w="1870" w:type="dxa"/>
          </w:tcPr>
          <w:p w14:paraId="42379BE3" w14:textId="77777777" w:rsidR="0075562F" w:rsidRPr="001340F9" w:rsidRDefault="0075562F" w:rsidP="0075562F">
            <w:pPr>
              <w:widowControl w:val="0"/>
              <w:autoSpaceDE w:val="0"/>
              <w:autoSpaceDN w:val="0"/>
              <w:spacing w:after="0" w:line="240" w:lineRule="auto"/>
              <w:ind w:left="360"/>
              <w:rPr>
                <w:rFonts w:ascii="Times New Roman" w:eastAsia="Times New Roman" w:hAnsi="Times New Roman" w:cs="Times New Roman"/>
                <w:sz w:val="18"/>
              </w:rPr>
            </w:pPr>
            <w:r w:rsidRPr="001340F9">
              <w:rPr>
                <w:rFonts w:ascii="Times New Roman" w:eastAsia="Times New Roman" w:hAnsi="Times New Roman" w:cs="Times New Roman"/>
                <w:sz w:val="18"/>
              </w:rPr>
              <w:t>Operating</w:t>
            </w:r>
            <w:r w:rsidRPr="001340F9">
              <w:rPr>
                <w:rFonts w:ascii="Times New Roman" w:eastAsia="Times New Roman" w:hAnsi="Times New Roman" w:cs="Times New Roman"/>
                <w:spacing w:val="-7"/>
                <w:sz w:val="18"/>
              </w:rPr>
              <w:t xml:space="preserve"> </w:t>
            </w:r>
            <w:r w:rsidRPr="001340F9">
              <w:rPr>
                <w:rFonts w:ascii="Times New Roman" w:eastAsia="Times New Roman" w:hAnsi="Times New Roman" w:cs="Times New Roman"/>
                <w:sz w:val="18"/>
              </w:rPr>
              <w:t>System</w:t>
            </w:r>
          </w:p>
        </w:tc>
        <w:tc>
          <w:tcPr>
            <w:tcW w:w="8110" w:type="dxa"/>
            <w:gridSpan w:val="9"/>
          </w:tcPr>
          <w:p w14:paraId="6A643E16" w14:textId="77777777" w:rsidR="0075562F" w:rsidRPr="001340F9" w:rsidRDefault="0075562F" w:rsidP="0075562F">
            <w:pPr>
              <w:widowControl w:val="0"/>
              <w:autoSpaceDE w:val="0"/>
              <w:autoSpaceDN w:val="0"/>
              <w:spacing w:after="0" w:line="240" w:lineRule="auto"/>
              <w:ind w:left="360"/>
              <w:rPr>
                <w:rFonts w:ascii="Times New Roman" w:eastAsia="Times New Roman" w:hAnsi="Times New Roman" w:cs="Times New Roman"/>
                <w:sz w:val="18"/>
              </w:rPr>
            </w:pPr>
            <w:r w:rsidRPr="001340F9">
              <w:rPr>
                <w:rFonts w:ascii="Times New Roman" w:eastAsia="Times New Roman" w:hAnsi="Times New Roman" w:cs="Times New Roman"/>
                <w:sz w:val="18"/>
              </w:rPr>
              <w:t>Windows</w:t>
            </w:r>
            <w:r w:rsidRPr="001340F9">
              <w:rPr>
                <w:rFonts w:ascii="Times New Roman" w:eastAsia="Times New Roman" w:hAnsi="Times New Roman" w:cs="Times New Roman"/>
                <w:spacing w:val="-3"/>
                <w:sz w:val="18"/>
              </w:rPr>
              <w:t xml:space="preserve"> </w:t>
            </w:r>
            <w:r w:rsidRPr="001340F9">
              <w:rPr>
                <w:rFonts w:ascii="Times New Roman" w:eastAsia="Times New Roman" w:hAnsi="Times New Roman" w:cs="Times New Roman"/>
                <w:sz w:val="18"/>
              </w:rPr>
              <w:t>11</w:t>
            </w:r>
            <w:r w:rsidRPr="001340F9">
              <w:rPr>
                <w:rFonts w:ascii="Times New Roman" w:eastAsia="Times New Roman" w:hAnsi="Times New Roman" w:cs="Times New Roman"/>
                <w:spacing w:val="-3"/>
                <w:sz w:val="18"/>
              </w:rPr>
              <w:t xml:space="preserve"> </w:t>
            </w:r>
            <w:r w:rsidRPr="001340F9">
              <w:rPr>
                <w:rFonts w:ascii="Times New Roman" w:eastAsia="Times New Roman" w:hAnsi="Times New Roman" w:cs="Times New Roman"/>
                <w:sz w:val="18"/>
              </w:rPr>
              <w:t>Professional</w:t>
            </w:r>
            <w:r w:rsidRPr="001340F9">
              <w:rPr>
                <w:rFonts w:ascii="Times New Roman" w:eastAsia="Times New Roman" w:hAnsi="Times New Roman" w:cs="Times New Roman"/>
                <w:spacing w:val="-4"/>
                <w:sz w:val="18"/>
              </w:rPr>
              <w:t xml:space="preserve"> </w:t>
            </w:r>
            <w:r w:rsidRPr="001340F9">
              <w:rPr>
                <w:rFonts w:ascii="Times New Roman" w:eastAsia="Times New Roman" w:hAnsi="Times New Roman" w:cs="Times New Roman"/>
                <w:sz w:val="18"/>
              </w:rPr>
              <w:t>compatible</w:t>
            </w:r>
          </w:p>
        </w:tc>
      </w:tr>
      <w:tr w:rsidR="0075562F" w:rsidRPr="001340F9" w14:paraId="37D42009" w14:textId="77777777" w:rsidTr="00BC1745">
        <w:trPr>
          <w:trHeight w:val="310"/>
          <w:jc w:val="center"/>
        </w:trPr>
        <w:tc>
          <w:tcPr>
            <w:tcW w:w="1870" w:type="dxa"/>
          </w:tcPr>
          <w:p w14:paraId="24BD5CA0" w14:textId="77777777" w:rsidR="0075562F" w:rsidRPr="001340F9" w:rsidRDefault="0075562F" w:rsidP="0075562F">
            <w:pPr>
              <w:widowControl w:val="0"/>
              <w:autoSpaceDE w:val="0"/>
              <w:autoSpaceDN w:val="0"/>
              <w:spacing w:after="0" w:line="240" w:lineRule="auto"/>
              <w:ind w:left="360"/>
              <w:rPr>
                <w:rFonts w:ascii="Times New Roman" w:eastAsia="Times New Roman" w:hAnsi="Times New Roman" w:cs="Times New Roman"/>
                <w:sz w:val="18"/>
              </w:rPr>
            </w:pPr>
            <w:r w:rsidRPr="001340F9">
              <w:rPr>
                <w:rFonts w:ascii="Times New Roman" w:eastAsia="Times New Roman" w:hAnsi="Times New Roman" w:cs="Times New Roman"/>
                <w:sz w:val="18"/>
              </w:rPr>
              <w:t>Mouse</w:t>
            </w:r>
          </w:p>
        </w:tc>
        <w:tc>
          <w:tcPr>
            <w:tcW w:w="8110" w:type="dxa"/>
            <w:gridSpan w:val="9"/>
          </w:tcPr>
          <w:p w14:paraId="0F973B8C" w14:textId="77777777" w:rsidR="0075562F" w:rsidRPr="001340F9" w:rsidRDefault="0075562F" w:rsidP="0075562F">
            <w:pPr>
              <w:widowControl w:val="0"/>
              <w:autoSpaceDE w:val="0"/>
              <w:autoSpaceDN w:val="0"/>
              <w:spacing w:after="0" w:line="240" w:lineRule="auto"/>
              <w:ind w:left="360"/>
              <w:rPr>
                <w:rFonts w:ascii="Times New Roman" w:eastAsia="Times New Roman" w:hAnsi="Times New Roman" w:cs="Times New Roman"/>
                <w:sz w:val="18"/>
              </w:rPr>
            </w:pPr>
            <w:r w:rsidRPr="001340F9">
              <w:rPr>
                <w:rFonts w:ascii="Times New Roman" w:eastAsia="Times New Roman" w:hAnsi="Times New Roman" w:cs="Times New Roman"/>
                <w:sz w:val="18"/>
              </w:rPr>
              <w:t>USB</w:t>
            </w:r>
            <w:r w:rsidRPr="001340F9">
              <w:rPr>
                <w:rFonts w:ascii="Times New Roman" w:eastAsia="Times New Roman" w:hAnsi="Times New Roman" w:cs="Times New Roman"/>
                <w:spacing w:val="-2"/>
                <w:sz w:val="18"/>
              </w:rPr>
              <w:t xml:space="preserve"> </w:t>
            </w:r>
            <w:r w:rsidRPr="001340F9">
              <w:rPr>
                <w:rFonts w:ascii="Times New Roman" w:eastAsia="Times New Roman" w:hAnsi="Times New Roman" w:cs="Times New Roman"/>
                <w:sz w:val="18"/>
              </w:rPr>
              <w:t>Wired</w:t>
            </w:r>
          </w:p>
        </w:tc>
      </w:tr>
      <w:tr w:rsidR="0075562F" w:rsidRPr="001340F9" w14:paraId="50DA4594" w14:textId="77777777" w:rsidTr="00BC1745">
        <w:trPr>
          <w:trHeight w:val="310"/>
          <w:jc w:val="center"/>
        </w:trPr>
        <w:tc>
          <w:tcPr>
            <w:tcW w:w="1870" w:type="dxa"/>
          </w:tcPr>
          <w:p w14:paraId="5FDDB942" w14:textId="77777777" w:rsidR="0075562F" w:rsidRPr="001340F9" w:rsidRDefault="0075562F" w:rsidP="0075562F">
            <w:pPr>
              <w:widowControl w:val="0"/>
              <w:autoSpaceDE w:val="0"/>
              <w:autoSpaceDN w:val="0"/>
              <w:spacing w:after="0" w:line="240" w:lineRule="auto"/>
              <w:ind w:left="360"/>
              <w:rPr>
                <w:rFonts w:ascii="Times New Roman" w:eastAsia="Times New Roman" w:hAnsi="Times New Roman" w:cs="Times New Roman"/>
                <w:sz w:val="18"/>
              </w:rPr>
            </w:pPr>
            <w:r w:rsidRPr="001340F9">
              <w:rPr>
                <w:rFonts w:ascii="Times New Roman" w:eastAsia="Times New Roman" w:hAnsi="Times New Roman" w:cs="Times New Roman"/>
                <w:sz w:val="18"/>
              </w:rPr>
              <w:t>Keyboard</w:t>
            </w:r>
          </w:p>
        </w:tc>
        <w:tc>
          <w:tcPr>
            <w:tcW w:w="8110" w:type="dxa"/>
            <w:gridSpan w:val="9"/>
          </w:tcPr>
          <w:p w14:paraId="5818F776" w14:textId="77777777" w:rsidR="0075562F" w:rsidRPr="001340F9" w:rsidRDefault="0075562F" w:rsidP="0075562F">
            <w:pPr>
              <w:widowControl w:val="0"/>
              <w:autoSpaceDE w:val="0"/>
              <w:autoSpaceDN w:val="0"/>
              <w:spacing w:after="0" w:line="240" w:lineRule="auto"/>
              <w:ind w:left="360"/>
              <w:rPr>
                <w:rFonts w:ascii="Times New Roman" w:eastAsia="Times New Roman" w:hAnsi="Times New Roman" w:cs="Times New Roman"/>
                <w:sz w:val="18"/>
              </w:rPr>
            </w:pPr>
            <w:r w:rsidRPr="001340F9">
              <w:rPr>
                <w:rFonts w:ascii="Times New Roman" w:eastAsia="Times New Roman" w:hAnsi="Times New Roman" w:cs="Times New Roman"/>
                <w:sz w:val="18"/>
              </w:rPr>
              <w:t>USB</w:t>
            </w:r>
            <w:r w:rsidRPr="001340F9">
              <w:rPr>
                <w:rFonts w:ascii="Times New Roman" w:eastAsia="Times New Roman" w:hAnsi="Times New Roman" w:cs="Times New Roman"/>
                <w:spacing w:val="-3"/>
                <w:sz w:val="18"/>
              </w:rPr>
              <w:t xml:space="preserve"> </w:t>
            </w:r>
            <w:r w:rsidRPr="001340F9">
              <w:rPr>
                <w:rFonts w:ascii="Times New Roman" w:eastAsia="Times New Roman" w:hAnsi="Times New Roman" w:cs="Times New Roman"/>
                <w:sz w:val="18"/>
              </w:rPr>
              <w:t>Wired</w:t>
            </w:r>
            <w:r w:rsidRPr="001340F9">
              <w:rPr>
                <w:rFonts w:ascii="Times New Roman" w:eastAsia="Times New Roman" w:hAnsi="Times New Roman" w:cs="Times New Roman"/>
                <w:spacing w:val="-1"/>
                <w:sz w:val="18"/>
              </w:rPr>
              <w:t xml:space="preserve"> </w:t>
            </w:r>
            <w:r w:rsidRPr="001340F9">
              <w:rPr>
                <w:rFonts w:ascii="Times New Roman" w:eastAsia="Times New Roman" w:hAnsi="Times New Roman" w:cs="Times New Roman"/>
                <w:sz w:val="18"/>
              </w:rPr>
              <w:t>with</w:t>
            </w:r>
            <w:r w:rsidRPr="001340F9">
              <w:rPr>
                <w:rFonts w:ascii="Times New Roman" w:eastAsia="Times New Roman" w:hAnsi="Times New Roman" w:cs="Times New Roman"/>
                <w:spacing w:val="-2"/>
                <w:sz w:val="18"/>
              </w:rPr>
              <w:t xml:space="preserve"> </w:t>
            </w:r>
            <w:r w:rsidRPr="001340F9">
              <w:rPr>
                <w:rFonts w:ascii="Times New Roman" w:eastAsia="Times New Roman" w:hAnsi="Times New Roman" w:cs="Times New Roman"/>
                <w:sz w:val="18"/>
              </w:rPr>
              <w:t>Smart</w:t>
            </w:r>
            <w:r w:rsidRPr="001340F9">
              <w:rPr>
                <w:rFonts w:ascii="Times New Roman" w:eastAsia="Times New Roman" w:hAnsi="Times New Roman" w:cs="Times New Roman"/>
                <w:spacing w:val="-3"/>
                <w:sz w:val="18"/>
              </w:rPr>
              <w:t xml:space="preserve"> </w:t>
            </w:r>
            <w:r w:rsidRPr="001340F9">
              <w:rPr>
                <w:rFonts w:ascii="Times New Roman" w:eastAsia="Times New Roman" w:hAnsi="Times New Roman" w:cs="Times New Roman"/>
                <w:sz w:val="18"/>
              </w:rPr>
              <w:t>Card</w:t>
            </w:r>
            <w:r w:rsidRPr="001340F9">
              <w:rPr>
                <w:rFonts w:ascii="Times New Roman" w:eastAsia="Times New Roman" w:hAnsi="Times New Roman" w:cs="Times New Roman"/>
                <w:spacing w:val="-1"/>
                <w:sz w:val="18"/>
              </w:rPr>
              <w:t xml:space="preserve"> </w:t>
            </w:r>
            <w:r w:rsidRPr="001340F9">
              <w:rPr>
                <w:rFonts w:ascii="Times New Roman" w:eastAsia="Times New Roman" w:hAnsi="Times New Roman" w:cs="Times New Roman"/>
                <w:sz w:val="18"/>
              </w:rPr>
              <w:t>Reader</w:t>
            </w:r>
          </w:p>
        </w:tc>
      </w:tr>
      <w:tr w:rsidR="0075562F" w:rsidRPr="001340F9" w14:paraId="0BF8CB35" w14:textId="77777777" w:rsidTr="00BC1745">
        <w:trPr>
          <w:trHeight w:val="310"/>
          <w:jc w:val="center"/>
        </w:trPr>
        <w:tc>
          <w:tcPr>
            <w:tcW w:w="1870" w:type="dxa"/>
          </w:tcPr>
          <w:p w14:paraId="60AC2531" w14:textId="77777777" w:rsidR="0075562F" w:rsidRPr="001340F9" w:rsidRDefault="0075562F" w:rsidP="0075562F">
            <w:pPr>
              <w:widowControl w:val="0"/>
              <w:autoSpaceDE w:val="0"/>
              <w:autoSpaceDN w:val="0"/>
              <w:spacing w:after="0" w:line="240" w:lineRule="auto"/>
              <w:ind w:left="360"/>
              <w:rPr>
                <w:rFonts w:ascii="Times New Roman" w:eastAsia="Times New Roman" w:hAnsi="Times New Roman" w:cs="Times New Roman"/>
                <w:sz w:val="18"/>
              </w:rPr>
            </w:pPr>
            <w:r w:rsidRPr="001340F9">
              <w:rPr>
                <w:rFonts w:ascii="Times New Roman" w:eastAsia="Times New Roman" w:hAnsi="Times New Roman" w:cs="Times New Roman"/>
                <w:sz w:val="18"/>
              </w:rPr>
              <w:t>Warranty</w:t>
            </w:r>
          </w:p>
        </w:tc>
        <w:tc>
          <w:tcPr>
            <w:tcW w:w="8110" w:type="dxa"/>
            <w:gridSpan w:val="9"/>
          </w:tcPr>
          <w:p w14:paraId="471BAE41" w14:textId="77777777" w:rsidR="0075562F" w:rsidRPr="001340F9" w:rsidRDefault="0075562F" w:rsidP="0075562F">
            <w:pPr>
              <w:widowControl w:val="0"/>
              <w:autoSpaceDE w:val="0"/>
              <w:autoSpaceDN w:val="0"/>
              <w:spacing w:after="0" w:line="240" w:lineRule="auto"/>
              <w:ind w:left="360"/>
              <w:rPr>
                <w:rFonts w:ascii="Times New Roman" w:eastAsia="Times New Roman" w:hAnsi="Times New Roman" w:cs="Times New Roman"/>
                <w:sz w:val="18"/>
              </w:rPr>
            </w:pPr>
            <w:r w:rsidRPr="001340F9">
              <w:rPr>
                <w:rFonts w:ascii="Times New Roman" w:eastAsia="Times New Roman" w:hAnsi="Times New Roman" w:cs="Times New Roman"/>
                <w:sz w:val="18"/>
              </w:rPr>
              <w:t>3-year</w:t>
            </w:r>
            <w:r w:rsidRPr="001340F9">
              <w:rPr>
                <w:rFonts w:ascii="Times New Roman" w:eastAsia="Times New Roman" w:hAnsi="Times New Roman" w:cs="Times New Roman"/>
                <w:spacing w:val="-1"/>
                <w:sz w:val="18"/>
              </w:rPr>
              <w:t xml:space="preserve"> </w:t>
            </w:r>
            <w:r w:rsidRPr="001340F9">
              <w:rPr>
                <w:rFonts w:ascii="Times New Roman" w:eastAsia="Times New Roman" w:hAnsi="Times New Roman" w:cs="Times New Roman"/>
                <w:sz w:val="18"/>
              </w:rPr>
              <w:t>onsite, next business day</w:t>
            </w:r>
          </w:p>
        </w:tc>
      </w:tr>
      <w:tr w:rsidR="0075562F" w:rsidRPr="001340F9" w14:paraId="563678C8" w14:textId="77777777" w:rsidTr="00BC1745">
        <w:trPr>
          <w:trHeight w:val="573"/>
          <w:jc w:val="center"/>
        </w:trPr>
        <w:tc>
          <w:tcPr>
            <w:tcW w:w="1870" w:type="dxa"/>
          </w:tcPr>
          <w:p w14:paraId="629870B1" w14:textId="77777777" w:rsidR="0075562F" w:rsidRPr="001340F9" w:rsidRDefault="0075562F" w:rsidP="0075562F">
            <w:pPr>
              <w:widowControl w:val="0"/>
              <w:autoSpaceDE w:val="0"/>
              <w:autoSpaceDN w:val="0"/>
              <w:spacing w:after="0" w:line="240" w:lineRule="auto"/>
              <w:ind w:left="360"/>
              <w:rPr>
                <w:rFonts w:ascii="Times New Roman" w:eastAsia="Times New Roman" w:hAnsi="Times New Roman" w:cs="Times New Roman"/>
                <w:sz w:val="18"/>
              </w:rPr>
            </w:pPr>
            <w:r w:rsidRPr="001340F9">
              <w:rPr>
                <w:rFonts w:ascii="Times New Roman" w:eastAsia="Times New Roman" w:hAnsi="Times New Roman" w:cs="Times New Roman"/>
                <w:sz w:val="18"/>
              </w:rPr>
              <w:t>Hard</w:t>
            </w:r>
            <w:r w:rsidRPr="001340F9">
              <w:rPr>
                <w:rFonts w:ascii="Times New Roman" w:eastAsia="Times New Roman" w:hAnsi="Times New Roman" w:cs="Times New Roman"/>
                <w:spacing w:val="-5"/>
                <w:sz w:val="18"/>
              </w:rPr>
              <w:t xml:space="preserve"> </w:t>
            </w:r>
            <w:r w:rsidRPr="001340F9">
              <w:rPr>
                <w:rFonts w:ascii="Times New Roman" w:eastAsia="Times New Roman" w:hAnsi="Times New Roman" w:cs="Times New Roman"/>
                <w:sz w:val="18"/>
              </w:rPr>
              <w:t>Drive</w:t>
            </w:r>
            <w:r w:rsidRPr="001340F9">
              <w:rPr>
                <w:rFonts w:ascii="Times New Roman" w:eastAsia="Times New Roman" w:hAnsi="Times New Roman" w:cs="Times New Roman"/>
                <w:spacing w:val="-5"/>
                <w:sz w:val="18"/>
              </w:rPr>
              <w:t xml:space="preserve"> </w:t>
            </w:r>
            <w:r w:rsidRPr="001340F9">
              <w:rPr>
                <w:rFonts w:ascii="Times New Roman" w:eastAsia="Times New Roman" w:hAnsi="Times New Roman" w:cs="Times New Roman"/>
                <w:sz w:val="18"/>
              </w:rPr>
              <w:t>Warranty</w:t>
            </w:r>
            <w:r w:rsidRPr="001340F9">
              <w:rPr>
                <w:rFonts w:ascii="Times New Roman" w:eastAsia="Times New Roman" w:hAnsi="Times New Roman" w:cs="Times New Roman"/>
                <w:spacing w:val="-42"/>
                <w:sz w:val="18"/>
              </w:rPr>
              <w:t xml:space="preserve"> </w:t>
            </w:r>
            <w:r w:rsidRPr="001340F9">
              <w:rPr>
                <w:rFonts w:ascii="Times New Roman" w:eastAsia="Times New Roman" w:hAnsi="Times New Roman" w:cs="Times New Roman"/>
                <w:sz w:val="18"/>
              </w:rPr>
              <w:t>Support</w:t>
            </w:r>
            <w:r w:rsidRPr="001340F9">
              <w:rPr>
                <w:rFonts w:ascii="Times New Roman" w:eastAsia="Times New Roman" w:hAnsi="Times New Roman" w:cs="Times New Roman"/>
                <w:spacing w:val="-3"/>
                <w:sz w:val="18"/>
              </w:rPr>
              <w:t xml:space="preserve"> </w:t>
            </w:r>
            <w:r w:rsidRPr="001340F9">
              <w:rPr>
                <w:rFonts w:ascii="Times New Roman" w:eastAsia="Times New Roman" w:hAnsi="Times New Roman" w:cs="Times New Roman"/>
                <w:sz w:val="18"/>
              </w:rPr>
              <w:t>Service</w:t>
            </w:r>
          </w:p>
        </w:tc>
        <w:tc>
          <w:tcPr>
            <w:tcW w:w="8110" w:type="dxa"/>
            <w:gridSpan w:val="9"/>
          </w:tcPr>
          <w:p w14:paraId="0D28183C" w14:textId="77777777" w:rsidR="0075562F" w:rsidRPr="001340F9" w:rsidRDefault="0075562F" w:rsidP="0075562F">
            <w:pPr>
              <w:widowControl w:val="0"/>
              <w:autoSpaceDE w:val="0"/>
              <w:autoSpaceDN w:val="0"/>
              <w:spacing w:after="0" w:line="240" w:lineRule="auto"/>
              <w:ind w:left="360"/>
              <w:rPr>
                <w:rFonts w:ascii="Times New Roman" w:eastAsia="Times New Roman" w:hAnsi="Times New Roman" w:cs="Times New Roman"/>
                <w:sz w:val="18"/>
              </w:rPr>
            </w:pPr>
            <w:r w:rsidRPr="001340F9">
              <w:rPr>
                <w:rFonts w:ascii="Times New Roman" w:eastAsia="Times New Roman" w:hAnsi="Times New Roman" w:cs="Times New Roman"/>
                <w:sz w:val="18"/>
              </w:rPr>
              <w:t>Example:</w:t>
            </w:r>
            <w:r w:rsidRPr="001340F9">
              <w:rPr>
                <w:rFonts w:ascii="Times New Roman" w:eastAsia="Times New Roman" w:hAnsi="Times New Roman" w:cs="Times New Roman"/>
                <w:spacing w:val="-4"/>
                <w:sz w:val="18"/>
              </w:rPr>
              <w:t xml:space="preserve"> </w:t>
            </w:r>
            <w:r w:rsidRPr="001340F9">
              <w:rPr>
                <w:rFonts w:ascii="Times New Roman" w:eastAsia="Times New Roman" w:hAnsi="Times New Roman" w:cs="Times New Roman"/>
                <w:sz w:val="18"/>
              </w:rPr>
              <w:t>Keep</w:t>
            </w:r>
            <w:r w:rsidRPr="001340F9">
              <w:rPr>
                <w:rFonts w:ascii="Times New Roman" w:eastAsia="Times New Roman" w:hAnsi="Times New Roman" w:cs="Times New Roman"/>
                <w:spacing w:val="-3"/>
                <w:sz w:val="18"/>
              </w:rPr>
              <w:t xml:space="preserve"> </w:t>
            </w:r>
            <w:r w:rsidRPr="001340F9">
              <w:rPr>
                <w:rFonts w:ascii="Times New Roman" w:eastAsia="Times New Roman" w:hAnsi="Times New Roman" w:cs="Times New Roman"/>
                <w:sz w:val="18"/>
              </w:rPr>
              <w:t>Your</w:t>
            </w:r>
            <w:r w:rsidRPr="001340F9">
              <w:rPr>
                <w:rFonts w:ascii="Times New Roman" w:eastAsia="Times New Roman" w:hAnsi="Times New Roman" w:cs="Times New Roman"/>
                <w:spacing w:val="-4"/>
                <w:sz w:val="18"/>
              </w:rPr>
              <w:t xml:space="preserve"> </w:t>
            </w:r>
            <w:r w:rsidRPr="001340F9">
              <w:rPr>
                <w:rFonts w:ascii="Times New Roman" w:eastAsia="Times New Roman" w:hAnsi="Times New Roman" w:cs="Times New Roman"/>
                <w:sz w:val="18"/>
              </w:rPr>
              <w:t>Hard</w:t>
            </w:r>
            <w:r w:rsidRPr="001340F9">
              <w:rPr>
                <w:rFonts w:ascii="Times New Roman" w:eastAsia="Times New Roman" w:hAnsi="Times New Roman" w:cs="Times New Roman"/>
                <w:spacing w:val="-4"/>
                <w:sz w:val="18"/>
              </w:rPr>
              <w:t xml:space="preserve"> </w:t>
            </w:r>
            <w:r w:rsidRPr="001340F9">
              <w:rPr>
                <w:rFonts w:ascii="Times New Roman" w:eastAsia="Times New Roman" w:hAnsi="Times New Roman" w:cs="Times New Roman"/>
                <w:sz w:val="18"/>
              </w:rPr>
              <w:t>Drive</w:t>
            </w:r>
            <w:r w:rsidRPr="001340F9">
              <w:rPr>
                <w:rFonts w:ascii="Times New Roman" w:eastAsia="Times New Roman" w:hAnsi="Times New Roman" w:cs="Times New Roman"/>
                <w:spacing w:val="-4"/>
                <w:sz w:val="18"/>
              </w:rPr>
              <w:t xml:space="preserve"> </w:t>
            </w:r>
            <w:r w:rsidRPr="001340F9">
              <w:rPr>
                <w:rFonts w:ascii="Times New Roman" w:eastAsia="Times New Roman" w:hAnsi="Times New Roman" w:cs="Times New Roman"/>
                <w:sz w:val="18"/>
              </w:rPr>
              <w:t>/</w:t>
            </w:r>
            <w:r w:rsidRPr="001340F9">
              <w:rPr>
                <w:rFonts w:ascii="Times New Roman" w:eastAsia="Times New Roman" w:hAnsi="Times New Roman" w:cs="Times New Roman"/>
                <w:spacing w:val="-3"/>
                <w:sz w:val="18"/>
              </w:rPr>
              <w:t xml:space="preserve"> </w:t>
            </w:r>
            <w:r w:rsidRPr="001340F9">
              <w:rPr>
                <w:rFonts w:ascii="Times New Roman" w:eastAsia="Times New Roman" w:hAnsi="Times New Roman" w:cs="Times New Roman"/>
                <w:sz w:val="18"/>
              </w:rPr>
              <w:t>Defective</w:t>
            </w:r>
            <w:r w:rsidRPr="001340F9">
              <w:rPr>
                <w:rFonts w:ascii="Times New Roman" w:eastAsia="Times New Roman" w:hAnsi="Times New Roman" w:cs="Times New Roman"/>
                <w:spacing w:val="-3"/>
                <w:sz w:val="18"/>
              </w:rPr>
              <w:t xml:space="preserve"> </w:t>
            </w:r>
            <w:r w:rsidRPr="001340F9">
              <w:rPr>
                <w:rFonts w:ascii="Times New Roman" w:eastAsia="Times New Roman" w:hAnsi="Times New Roman" w:cs="Times New Roman"/>
                <w:sz w:val="18"/>
              </w:rPr>
              <w:t>Media</w:t>
            </w:r>
            <w:r w:rsidRPr="001340F9">
              <w:rPr>
                <w:rFonts w:ascii="Times New Roman" w:eastAsia="Times New Roman" w:hAnsi="Times New Roman" w:cs="Times New Roman"/>
                <w:spacing w:val="-4"/>
                <w:sz w:val="18"/>
              </w:rPr>
              <w:t xml:space="preserve"> </w:t>
            </w:r>
            <w:r w:rsidRPr="001340F9">
              <w:rPr>
                <w:rFonts w:ascii="Times New Roman" w:eastAsia="Times New Roman" w:hAnsi="Times New Roman" w:cs="Times New Roman"/>
                <w:sz w:val="18"/>
              </w:rPr>
              <w:t>Retention</w:t>
            </w:r>
            <w:r w:rsidRPr="001340F9">
              <w:rPr>
                <w:rFonts w:ascii="Times New Roman" w:eastAsia="Times New Roman" w:hAnsi="Times New Roman" w:cs="Times New Roman"/>
                <w:spacing w:val="-3"/>
                <w:sz w:val="18"/>
              </w:rPr>
              <w:t xml:space="preserve"> </w:t>
            </w:r>
            <w:r w:rsidRPr="001340F9">
              <w:rPr>
                <w:rFonts w:ascii="Times New Roman" w:eastAsia="Times New Roman" w:hAnsi="Times New Roman" w:cs="Times New Roman"/>
                <w:sz w:val="18"/>
              </w:rPr>
              <w:t>Service</w:t>
            </w:r>
          </w:p>
        </w:tc>
      </w:tr>
      <w:tr w:rsidR="0075562F" w:rsidRPr="001340F9" w14:paraId="3EE2D3F1" w14:textId="77777777" w:rsidTr="00BC1745">
        <w:trPr>
          <w:trHeight w:val="317"/>
          <w:jc w:val="center"/>
        </w:trPr>
        <w:tc>
          <w:tcPr>
            <w:tcW w:w="1870" w:type="dxa"/>
          </w:tcPr>
          <w:p w14:paraId="02C47956" w14:textId="77777777" w:rsidR="0075562F" w:rsidRPr="001340F9" w:rsidRDefault="0075562F" w:rsidP="0075562F">
            <w:pPr>
              <w:widowControl w:val="0"/>
              <w:autoSpaceDE w:val="0"/>
              <w:autoSpaceDN w:val="0"/>
              <w:spacing w:after="0" w:line="240" w:lineRule="auto"/>
              <w:ind w:left="360"/>
              <w:rPr>
                <w:rFonts w:ascii="Times New Roman" w:eastAsia="Times New Roman" w:hAnsi="Times New Roman" w:cs="Times New Roman"/>
                <w:sz w:val="18"/>
              </w:rPr>
            </w:pPr>
            <w:r w:rsidRPr="001340F9">
              <w:rPr>
                <w:rFonts w:ascii="Times New Roman" w:eastAsia="Times New Roman" w:hAnsi="Times New Roman" w:cs="Times New Roman"/>
                <w:sz w:val="18"/>
              </w:rPr>
              <w:t>TPM</w:t>
            </w:r>
          </w:p>
        </w:tc>
        <w:tc>
          <w:tcPr>
            <w:tcW w:w="8110" w:type="dxa"/>
            <w:gridSpan w:val="9"/>
          </w:tcPr>
          <w:p w14:paraId="466F8234" w14:textId="77777777" w:rsidR="0075562F" w:rsidRPr="001340F9" w:rsidRDefault="0075562F" w:rsidP="0075562F">
            <w:pPr>
              <w:widowControl w:val="0"/>
              <w:autoSpaceDE w:val="0"/>
              <w:autoSpaceDN w:val="0"/>
              <w:spacing w:after="0" w:line="240" w:lineRule="auto"/>
              <w:ind w:left="360"/>
              <w:rPr>
                <w:rFonts w:ascii="Times New Roman" w:eastAsia="Times New Roman" w:hAnsi="Times New Roman" w:cs="Times New Roman"/>
                <w:sz w:val="18"/>
              </w:rPr>
            </w:pPr>
            <w:r w:rsidRPr="001340F9">
              <w:rPr>
                <w:rFonts w:ascii="Times New Roman" w:eastAsia="Times New Roman" w:hAnsi="Times New Roman" w:cs="Times New Roman"/>
                <w:sz w:val="18"/>
              </w:rPr>
              <w:t>2.0 or later</w:t>
            </w:r>
          </w:p>
        </w:tc>
      </w:tr>
      <w:tr w:rsidR="0075562F" w:rsidRPr="001340F9" w14:paraId="0A428C7E" w14:textId="77777777" w:rsidTr="00BC1745">
        <w:trPr>
          <w:trHeight w:val="317"/>
          <w:jc w:val="center"/>
        </w:trPr>
        <w:tc>
          <w:tcPr>
            <w:tcW w:w="1870" w:type="dxa"/>
          </w:tcPr>
          <w:p w14:paraId="1EE9A73C" w14:textId="77777777" w:rsidR="0075562F" w:rsidRPr="001340F9" w:rsidRDefault="0075562F" w:rsidP="0075562F">
            <w:pPr>
              <w:widowControl w:val="0"/>
              <w:autoSpaceDE w:val="0"/>
              <w:autoSpaceDN w:val="0"/>
              <w:spacing w:after="0" w:line="240" w:lineRule="auto"/>
              <w:ind w:left="360"/>
              <w:rPr>
                <w:rFonts w:ascii="Times New Roman" w:eastAsia="Times New Roman" w:hAnsi="Times New Roman" w:cs="Times New Roman"/>
                <w:sz w:val="18"/>
              </w:rPr>
            </w:pPr>
            <w:r w:rsidRPr="001340F9">
              <w:rPr>
                <w:rFonts w:ascii="Times New Roman" w:eastAsia="Times New Roman" w:hAnsi="Times New Roman" w:cs="Times New Roman"/>
                <w:sz w:val="18"/>
              </w:rPr>
              <w:t>Sound Card</w:t>
            </w:r>
          </w:p>
        </w:tc>
        <w:tc>
          <w:tcPr>
            <w:tcW w:w="8110" w:type="dxa"/>
            <w:gridSpan w:val="9"/>
          </w:tcPr>
          <w:p w14:paraId="04C164BE" w14:textId="77777777" w:rsidR="0075562F" w:rsidRPr="001340F9" w:rsidRDefault="0075562F" w:rsidP="0075562F">
            <w:pPr>
              <w:widowControl w:val="0"/>
              <w:autoSpaceDE w:val="0"/>
              <w:autoSpaceDN w:val="0"/>
              <w:spacing w:after="0" w:line="240" w:lineRule="auto"/>
              <w:ind w:left="360"/>
              <w:rPr>
                <w:rFonts w:ascii="Times New Roman" w:eastAsia="Times New Roman" w:hAnsi="Times New Roman" w:cs="Times New Roman"/>
                <w:sz w:val="18"/>
              </w:rPr>
            </w:pPr>
            <w:r w:rsidRPr="001340F9">
              <w:rPr>
                <w:rFonts w:ascii="Times New Roman" w:eastAsia="Times New Roman" w:hAnsi="Times New Roman" w:cs="Times New Roman"/>
                <w:sz w:val="18"/>
              </w:rPr>
              <w:t>Internal</w:t>
            </w:r>
          </w:p>
        </w:tc>
      </w:tr>
      <w:tr w:rsidR="0075562F" w:rsidRPr="001340F9" w14:paraId="4F1EB57E" w14:textId="77777777" w:rsidTr="00BC1745">
        <w:trPr>
          <w:trHeight w:val="317"/>
          <w:jc w:val="center"/>
        </w:trPr>
        <w:tc>
          <w:tcPr>
            <w:tcW w:w="1870" w:type="dxa"/>
          </w:tcPr>
          <w:p w14:paraId="36146B7B" w14:textId="77777777" w:rsidR="0075562F" w:rsidRPr="001340F9" w:rsidRDefault="0075562F" w:rsidP="0075562F">
            <w:pPr>
              <w:widowControl w:val="0"/>
              <w:autoSpaceDE w:val="0"/>
              <w:autoSpaceDN w:val="0"/>
              <w:spacing w:after="0" w:line="240" w:lineRule="auto"/>
              <w:ind w:left="360"/>
              <w:rPr>
                <w:rFonts w:ascii="Times New Roman" w:eastAsia="Times New Roman" w:hAnsi="Times New Roman" w:cs="Times New Roman"/>
                <w:sz w:val="18"/>
              </w:rPr>
            </w:pPr>
            <w:r w:rsidRPr="001340F9">
              <w:rPr>
                <w:rFonts w:ascii="Times New Roman" w:eastAsia="Times New Roman" w:hAnsi="Times New Roman" w:cs="Times New Roman"/>
                <w:sz w:val="18"/>
              </w:rPr>
              <w:t>Speakers</w:t>
            </w:r>
          </w:p>
        </w:tc>
        <w:tc>
          <w:tcPr>
            <w:tcW w:w="1642" w:type="dxa"/>
            <w:gridSpan w:val="2"/>
          </w:tcPr>
          <w:p w14:paraId="486C1FE1" w14:textId="77777777" w:rsidR="0075562F" w:rsidRPr="001340F9" w:rsidRDefault="0075562F" w:rsidP="0075562F">
            <w:pPr>
              <w:widowControl w:val="0"/>
              <w:autoSpaceDE w:val="0"/>
              <w:autoSpaceDN w:val="0"/>
              <w:spacing w:after="0" w:line="240" w:lineRule="auto"/>
              <w:ind w:left="360"/>
              <w:rPr>
                <w:rFonts w:ascii="Times New Roman" w:eastAsia="Times New Roman" w:hAnsi="Times New Roman" w:cs="Times New Roman"/>
                <w:sz w:val="18"/>
              </w:rPr>
            </w:pPr>
            <w:r w:rsidRPr="001340F9">
              <w:rPr>
                <w:rFonts w:ascii="Times New Roman" w:eastAsia="Times New Roman" w:hAnsi="Times New Roman" w:cs="Times New Roman"/>
                <w:sz w:val="18"/>
              </w:rPr>
              <w:t>Internal</w:t>
            </w:r>
          </w:p>
        </w:tc>
        <w:tc>
          <w:tcPr>
            <w:tcW w:w="1643" w:type="dxa"/>
            <w:gridSpan w:val="2"/>
          </w:tcPr>
          <w:p w14:paraId="770FDE8A" w14:textId="77777777" w:rsidR="0075562F" w:rsidRPr="001340F9" w:rsidRDefault="0075562F" w:rsidP="0075562F">
            <w:pPr>
              <w:widowControl w:val="0"/>
              <w:autoSpaceDE w:val="0"/>
              <w:autoSpaceDN w:val="0"/>
              <w:spacing w:after="0" w:line="240" w:lineRule="auto"/>
              <w:ind w:left="360"/>
              <w:rPr>
                <w:rFonts w:ascii="Times New Roman" w:eastAsia="Times New Roman" w:hAnsi="Times New Roman" w:cs="Times New Roman"/>
                <w:sz w:val="18"/>
              </w:rPr>
            </w:pPr>
            <w:r w:rsidRPr="001340F9">
              <w:rPr>
                <w:rFonts w:ascii="Times New Roman" w:eastAsia="Times New Roman" w:hAnsi="Times New Roman" w:cs="Times New Roman"/>
                <w:sz w:val="18"/>
              </w:rPr>
              <w:t>Internal</w:t>
            </w:r>
          </w:p>
        </w:tc>
        <w:tc>
          <w:tcPr>
            <w:tcW w:w="1642" w:type="dxa"/>
            <w:gridSpan w:val="2"/>
          </w:tcPr>
          <w:p w14:paraId="36D9523D" w14:textId="77777777" w:rsidR="0075562F" w:rsidRPr="001340F9" w:rsidRDefault="0075562F" w:rsidP="0075562F">
            <w:pPr>
              <w:widowControl w:val="0"/>
              <w:autoSpaceDE w:val="0"/>
              <w:autoSpaceDN w:val="0"/>
              <w:spacing w:after="0" w:line="240" w:lineRule="auto"/>
              <w:ind w:left="360"/>
              <w:rPr>
                <w:rFonts w:ascii="Times New Roman" w:eastAsia="Times New Roman" w:hAnsi="Times New Roman" w:cs="Times New Roman"/>
                <w:sz w:val="18"/>
              </w:rPr>
            </w:pPr>
            <w:r w:rsidRPr="001340F9">
              <w:rPr>
                <w:rFonts w:ascii="Times New Roman" w:eastAsia="Times New Roman" w:hAnsi="Times New Roman" w:cs="Times New Roman"/>
                <w:sz w:val="18"/>
              </w:rPr>
              <w:t>N/A</w:t>
            </w:r>
          </w:p>
        </w:tc>
        <w:tc>
          <w:tcPr>
            <w:tcW w:w="1643" w:type="dxa"/>
            <w:gridSpan w:val="2"/>
          </w:tcPr>
          <w:p w14:paraId="4A34BC9C" w14:textId="77777777" w:rsidR="0075562F" w:rsidRPr="001340F9" w:rsidRDefault="0075562F" w:rsidP="0075562F">
            <w:pPr>
              <w:widowControl w:val="0"/>
              <w:autoSpaceDE w:val="0"/>
              <w:autoSpaceDN w:val="0"/>
              <w:spacing w:after="0" w:line="240" w:lineRule="auto"/>
              <w:ind w:left="360"/>
              <w:rPr>
                <w:rFonts w:ascii="Times New Roman" w:eastAsia="Times New Roman" w:hAnsi="Times New Roman" w:cs="Times New Roman"/>
                <w:sz w:val="18"/>
              </w:rPr>
            </w:pPr>
            <w:r w:rsidRPr="001340F9">
              <w:rPr>
                <w:rFonts w:ascii="Times New Roman" w:eastAsia="Times New Roman" w:hAnsi="Times New Roman" w:cs="Times New Roman"/>
                <w:sz w:val="18"/>
              </w:rPr>
              <w:t>Internal</w:t>
            </w:r>
          </w:p>
        </w:tc>
        <w:tc>
          <w:tcPr>
            <w:tcW w:w="1540" w:type="dxa"/>
          </w:tcPr>
          <w:p w14:paraId="64348D54" w14:textId="77777777" w:rsidR="0075562F" w:rsidRPr="001340F9" w:rsidRDefault="0075562F" w:rsidP="0075562F">
            <w:pPr>
              <w:widowControl w:val="0"/>
              <w:autoSpaceDE w:val="0"/>
              <w:autoSpaceDN w:val="0"/>
              <w:spacing w:after="0" w:line="240" w:lineRule="auto"/>
              <w:ind w:left="360"/>
              <w:rPr>
                <w:rFonts w:ascii="Times New Roman" w:eastAsia="Times New Roman" w:hAnsi="Times New Roman" w:cs="Times New Roman"/>
                <w:sz w:val="18"/>
              </w:rPr>
            </w:pPr>
            <w:r w:rsidRPr="001340F9">
              <w:rPr>
                <w:rFonts w:ascii="Times New Roman" w:eastAsia="Times New Roman" w:hAnsi="Times New Roman" w:cs="Times New Roman"/>
                <w:sz w:val="18"/>
              </w:rPr>
              <w:t>N/A</w:t>
            </w:r>
          </w:p>
        </w:tc>
      </w:tr>
      <w:tr w:rsidR="0075562F" w:rsidRPr="001340F9" w14:paraId="4C9390D9" w14:textId="77777777" w:rsidTr="00BC1745">
        <w:trPr>
          <w:trHeight w:val="317"/>
          <w:jc w:val="center"/>
        </w:trPr>
        <w:tc>
          <w:tcPr>
            <w:tcW w:w="1870" w:type="dxa"/>
          </w:tcPr>
          <w:p w14:paraId="682584C7" w14:textId="77777777" w:rsidR="0075562F" w:rsidRPr="001340F9" w:rsidRDefault="0075562F" w:rsidP="0075562F">
            <w:pPr>
              <w:widowControl w:val="0"/>
              <w:autoSpaceDE w:val="0"/>
              <w:autoSpaceDN w:val="0"/>
              <w:spacing w:after="0" w:line="240" w:lineRule="auto"/>
              <w:ind w:left="360"/>
              <w:rPr>
                <w:rFonts w:ascii="Times New Roman" w:eastAsia="Times New Roman" w:hAnsi="Times New Roman" w:cs="Times New Roman"/>
                <w:sz w:val="18"/>
              </w:rPr>
            </w:pPr>
            <w:r w:rsidRPr="001340F9">
              <w:rPr>
                <w:rFonts w:ascii="Times New Roman" w:eastAsia="Times New Roman" w:hAnsi="Times New Roman" w:cs="Times New Roman"/>
                <w:sz w:val="18"/>
              </w:rPr>
              <w:t>Bluetooth</w:t>
            </w:r>
          </w:p>
        </w:tc>
        <w:tc>
          <w:tcPr>
            <w:tcW w:w="1642" w:type="dxa"/>
            <w:gridSpan w:val="2"/>
          </w:tcPr>
          <w:p w14:paraId="0263B69D" w14:textId="77777777" w:rsidR="0075562F" w:rsidRPr="001340F9" w:rsidRDefault="0075562F" w:rsidP="0075562F">
            <w:pPr>
              <w:widowControl w:val="0"/>
              <w:autoSpaceDE w:val="0"/>
              <w:autoSpaceDN w:val="0"/>
              <w:spacing w:after="0" w:line="240" w:lineRule="auto"/>
              <w:ind w:left="360"/>
              <w:rPr>
                <w:rFonts w:ascii="Times New Roman" w:eastAsia="Times New Roman" w:hAnsi="Times New Roman" w:cs="Times New Roman"/>
                <w:sz w:val="18"/>
              </w:rPr>
            </w:pPr>
            <w:r w:rsidRPr="001340F9">
              <w:rPr>
                <w:rFonts w:ascii="Times New Roman" w:eastAsia="Times New Roman" w:hAnsi="Times New Roman" w:cs="Times New Roman"/>
                <w:sz w:val="18"/>
              </w:rPr>
              <w:t>Integrated</w:t>
            </w:r>
          </w:p>
        </w:tc>
        <w:tc>
          <w:tcPr>
            <w:tcW w:w="1643" w:type="dxa"/>
            <w:gridSpan w:val="2"/>
          </w:tcPr>
          <w:p w14:paraId="4661633A" w14:textId="77777777" w:rsidR="0075562F" w:rsidRPr="001340F9" w:rsidRDefault="0075562F" w:rsidP="0075562F">
            <w:pPr>
              <w:widowControl w:val="0"/>
              <w:autoSpaceDE w:val="0"/>
              <w:autoSpaceDN w:val="0"/>
              <w:spacing w:after="0" w:line="240" w:lineRule="auto"/>
              <w:ind w:left="360"/>
              <w:rPr>
                <w:rFonts w:ascii="Times New Roman" w:eastAsia="Times New Roman" w:hAnsi="Times New Roman" w:cs="Times New Roman"/>
                <w:sz w:val="18"/>
              </w:rPr>
            </w:pPr>
            <w:r w:rsidRPr="001340F9">
              <w:rPr>
                <w:rFonts w:ascii="Times New Roman" w:eastAsia="Times New Roman" w:hAnsi="Times New Roman" w:cs="Times New Roman"/>
                <w:sz w:val="18"/>
              </w:rPr>
              <w:t>Integrated</w:t>
            </w:r>
          </w:p>
        </w:tc>
        <w:tc>
          <w:tcPr>
            <w:tcW w:w="1642" w:type="dxa"/>
            <w:gridSpan w:val="2"/>
          </w:tcPr>
          <w:p w14:paraId="212878C6" w14:textId="77777777" w:rsidR="0075562F" w:rsidRPr="001340F9" w:rsidRDefault="0075562F" w:rsidP="0075562F">
            <w:pPr>
              <w:widowControl w:val="0"/>
              <w:autoSpaceDE w:val="0"/>
              <w:autoSpaceDN w:val="0"/>
              <w:spacing w:after="0" w:line="240" w:lineRule="auto"/>
              <w:ind w:left="360"/>
              <w:rPr>
                <w:rFonts w:ascii="Times New Roman" w:eastAsia="Times New Roman" w:hAnsi="Times New Roman" w:cs="Times New Roman"/>
                <w:sz w:val="18"/>
              </w:rPr>
            </w:pPr>
            <w:r w:rsidRPr="001340F9">
              <w:rPr>
                <w:rFonts w:ascii="Times New Roman" w:eastAsia="Times New Roman" w:hAnsi="Times New Roman" w:cs="Times New Roman"/>
                <w:sz w:val="18"/>
              </w:rPr>
              <w:t>N/A</w:t>
            </w:r>
          </w:p>
        </w:tc>
        <w:tc>
          <w:tcPr>
            <w:tcW w:w="1643" w:type="dxa"/>
            <w:gridSpan w:val="2"/>
          </w:tcPr>
          <w:p w14:paraId="28AE0019" w14:textId="77777777" w:rsidR="0075562F" w:rsidRPr="001340F9" w:rsidRDefault="0075562F" w:rsidP="0075562F">
            <w:pPr>
              <w:widowControl w:val="0"/>
              <w:autoSpaceDE w:val="0"/>
              <w:autoSpaceDN w:val="0"/>
              <w:spacing w:after="0" w:line="240" w:lineRule="auto"/>
              <w:ind w:left="360"/>
              <w:rPr>
                <w:rFonts w:ascii="Times New Roman" w:eastAsia="Times New Roman" w:hAnsi="Times New Roman" w:cs="Times New Roman"/>
                <w:sz w:val="18"/>
              </w:rPr>
            </w:pPr>
            <w:r w:rsidRPr="001340F9">
              <w:rPr>
                <w:rFonts w:ascii="Times New Roman" w:eastAsia="Times New Roman" w:hAnsi="Times New Roman" w:cs="Times New Roman"/>
                <w:sz w:val="18"/>
              </w:rPr>
              <w:t>Integrated</w:t>
            </w:r>
          </w:p>
        </w:tc>
        <w:tc>
          <w:tcPr>
            <w:tcW w:w="1540" w:type="dxa"/>
          </w:tcPr>
          <w:p w14:paraId="36469374" w14:textId="77777777" w:rsidR="0075562F" w:rsidRPr="001340F9" w:rsidRDefault="0075562F" w:rsidP="0075562F">
            <w:pPr>
              <w:widowControl w:val="0"/>
              <w:autoSpaceDE w:val="0"/>
              <w:autoSpaceDN w:val="0"/>
              <w:spacing w:after="0" w:line="240" w:lineRule="auto"/>
              <w:ind w:left="360"/>
              <w:rPr>
                <w:rFonts w:ascii="Times New Roman" w:eastAsia="Times New Roman" w:hAnsi="Times New Roman" w:cs="Times New Roman"/>
                <w:sz w:val="18"/>
              </w:rPr>
            </w:pPr>
            <w:r w:rsidRPr="001340F9">
              <w:rPr>
                <w:rFonts w:ascii="Times New Roman" w:eastAsia="Times New Roman" w:hAnsi="Times New Roman" w:cs="Times New Roman"/>
                <w:sz w:val="18"/>
              </w:rPr>
              <w:t>N/A</w:t>
            </w:r>
          </w:p>
        </w:tc>
      </w:tr>
      <w:tr w:rsidR="0075562F" w:rsidRPr="001340F9" w14:paraId="6D06899A" w14:textId="77777777" w:rsidTr="00BC1745">
        <w:trPr>
          <w:trHeight w:val="317"/>
          <w:jc w:val="center"/>
        </w:trPr>
        <w:tc>
          <w:tcPr>
            <w:tcW w:w="1870" w:type="dxa"/>
          </w:tcPr>
          <w:p w14:paraId="5428A827" w14:textId="77777777" w:rsidR="0075562F" w:rsidRPr="001340F9" w:rsidRDefault="0075562F" w:rsidP="0075562F">
            <w:pPr>
              <w:widowControl w:val="0"/>
              <w:autoSpaceDE w:val="0"/>
              <w:autoSpaceDN w:val="0"/>
              <w:spacing w:after="0" w:line="240" w:lineRule="auto"/>
              <w:ind w:left="360"/>
              <w:rPr>
                <w:rFonts w:ascii="Times New Roman" w:eastAsia="Times New Roman" w:hAnsi="Times New Roman" w:cs="Times New Roman"/>
                <w:sz w:val="18"/>
              </w:rPr>
            </w:pPr>
            <w:r w:rsidRPr="001340F9">
              <w:rPr>
                <w:rFonts w:ascii="Times New Roman" w:eastAsia="Times New Roman" w:hAnsi="Times New Roman" w:cs="Times New Roman"/>
                <w:sz w:val="18"/>
              </w:rPr>
              <w:t>Webcam</w:t>
            </w:r>
          </w:p>
        </w:tc>
        <w:tc>
          <w:tcPr>
            <w:tcW w:w="1642" w:type="dxa"/>
            <w:gridSpan w:val="2"/>
          </w:tcPr>
          <w:p w14:paraId="36C7B969" w14:textId="77777777" w:rsidR="0075562F" w:rsidRPr="001340F9" w:rsidRDefault="0075562F" w:rsidP="0075562F">
            <w:pPr>
              <w:widowControl w:val="0"/>
              <w:autoSpaceDE w:val="0"/>
              <w:autoSpaceDN w:val="0"/>
              <w:spacing w:after="0" w:line="240" w:lineRule="auto"/>
              <w:ind w:left="360"/>
              <w:rPr>
                <w:rFonts w:ascii="Times New Roman" w:eastAsia="Times New Roman" w:hAnsi="Times New Roman" w:cs="Times New Roman"/>
                <w:sz w:val="18"/>
              </w:rPr>
            </w:pPr>
            <w:r w:rsidRPr="001340F9">
              <w:rPr>
                <w:rFonts w:ascii="Times New Roman" w:eastAsia="Times New Roman" w:hAnsi="Times New Roman" w:cs="Times New Roman"/>
                <w:sz w:val="18"/>
              </w:rPr>
              <w:t>Integrated (720p or greater)</w:t>
            </w:r>
          </w:p>
        </w:tc>
        <w:tc>
          <w:tcPr>
            <w:tcW w:w="1643" w:type="dxa"/>
            <w:gridSpan w:val="2"/>
          </w:tcPr>
          <w:p w14:paraId="2720B16F" w14:textId="77777777" w:rsidR="0075562F" w:rsidRPr="001340F9" w:rsidRDefault="0075562F" w:rsidP="0075562F">
            <w:pPr>
              <w:widowControl w:val="0"/>
              <w:autoSpaceDE w:val="0"/>
              <w:autoSpaceDN w:val="0"/>
              <w:spacing w:after="0" w:line="240" w:lineRule="auto"/>
              <w:ind w:left="360"/>
              <w:rPr>
                <w:rFonts w:ascii="Times New Roman" w:eastAsia="Times New Roman" w:hAnsi="Times New Roman" w:cs="Times New Roman"/>
                <w:sz w:val="18"/>
              </w:rPr>
            </w:pPr>
            <w:r w:rsidRPr="001340F9">
              <w:rPr>
                <w:rFonts w:ascii="Times New Roman" w:eastAsia="Times New Roman" w:hAnsi="Times New Roman" w:cs="Times New Roman"/>
                <w:sz w:val="18"/>
              </w:rPr>
              <w:t>Integrated (720p or greater)</w:t>
            </w:r>
          </w:p>
        </w:tc>
        <w:tc>
          <w:tcPr>
            <w:tcW w:w="1642" w:type="dxa"/>
            <w:gridSpan w:val="2"/>
          </w:tcPr>
          <w:p w14:paraId="2C43C352" w14:textId="77777777" w:rsidR="0075562F" w:rsidRPr="001340F9" w:rsidRDefault="0075562F" w:rsidP="0075562F">
            <w:pPr>
              <w:widowControl w:val="0"/>
              <w:autoSpaceDE w:val="0"/>
              <w:autoSpaceDN w:val="0"/>
              <w:spacing w:after="0" w:line="240" w:lineRule="auto"/>
              <w:ind w:left="360"/>
              <w:rPr>
                <w:rFonts w:ascii="Times New Roman" w:eastAsia="Times New Roman" w:hAnsi="Times New Roman" w:cs="Times New Roman"/>
                <w:sz w:val="18"/>
              </w:rPr>
            </w:pPr>
            <w:r w:rsidRPr="001340F9">
              <w:rPr>
                <w:rFonts w:ascii="Times New Roman" w:eastAsia="Times New Roman" w:hAnsi="Times New Roman" w:cs="Times New Roman"/>
                <w:sz w:val="18"/>
              </w:rPr>
              <w:t>N/A</w:t>
            </w:r>
          </w:p>
        </w:tc>
        <w:tc>
          <w:tcPr>
            <w:tcW w:w="1643" w:type="dxa"/>
            <w:gridSpan w:val="2"/>
          </w:tcPr>
          <w:p w14:paraId="3EA8EC04" w14:textId="77777777" w:rsidR="0075562F" w:rsidRPr="001340F9" w:rsidRDefault="0075562F" w:rsidP="0075562F">
            <w:pPr>
              <w:widowControl w:val="0"/>
              <w:autoSpaceDE w:val="0"/>
              <w:autoSpaceDN w:val="0"/>
              <w:spacing w:after="0" w:line="240" w:lineRule="auto"/>
              <w:ind w:left="360"/>
              <w:rPr>
                <w:rFonts w:ascii="Times New Roman" w:eastAsia="Times New Roman" w:hAnsi="Times New Roman" w:cs="Times New Roman"/>
                <w:sz w:val="18"/>
              </w:rPr>
            </w:pPr>
            <w:r w:rsidRPr="001340F9">
              <w:rPr>
                <w:rFonts w:ascii="Times New Roman" w:eastAsia="Times New Roman" w:hAnsi="Times New Roman" w:cs="Times New Roman"/>
                <w:sz w:val="18"/>
              </w:rPr>
              <w:t>Integrated (720p or greater)</w:t>
            </w:r>
          </w:p>
        </w:tc>
        <w:tc>
          <w:tcPr>
            <w:tcW w:w="1540" w:type="dxa"/>
          </w:tcPr>
          <w:p w14:paraId="71733D60" w14:textId="77777777" w:rsidR="0075562F" w:rsidRPr="001340F9" w:rsidRDefault="0075562F" w:rsidP="0075562F">
            <w:pPr>
              <w:widowControl w:val="0"/>
              <w:autoSpaceDE w:val="0"/>
              <w:autoSpaceDN w:val="0"/>
              <w:spacing w:after="0" w:line="240" w:lineRule="auto"/>
              <w:ind w:left="360"/>
              <w:rPr>
                <w:rFonts w:ascii="Times New Roman" w:eastAsia="Times New Roman" w:hAnsi="Times New Roman" w:cs="Times New Roman"/>
                <w:sz w:val="18"/>
              </w:rPr>
            </w:pPr>
            <w:r w:rsidRPr="001340F9">
              <w:rPr>
                <w:rFonts w:ascii="Times New Roman" w:eastAsia="Times New Roman" w:hAnsi="Times New Roman" w:cs="Times New Roman"/>
                <w:sz w:val="18"/>
              </w:rPr>
              <w:t>N/A</w:t>
            </w:r>
          </w:p>
        </w:tc>
      </w:tr>
      <w:tr w:rsidR="0075562F" w:rsidRPr="001340F9" w14:paraId="26D6F035" w14:textId="77777777" w:rsidTr="00BC1745">
        <w:trPr>
          <w:trHeight w:val="317"/>
          <w:jc w:val="center"/>
        </w:trPr>
        <w:tc>
          <w:tcPr>
            <w:tcW w:w="1870" w:type="dxa"/>
          </w:tcPr>
          <w:p w14:paraId="2ED9D15B" w14:textId="77777777" w:rsidR="0075562F" w:rsidRPr="001340F9" w:rsidRDefault="0075562F" w:rsidP="0075562F">
            <w:pPr>
              <w:widowControl w:val="0"/>
              <w:autoSpaceDE w:val="0"/>
              <w:autoSpaceDN w:val="0"/>
              <w:spacing w:after="0" w:line="240" w:lineRule="auto"/>
              <w:ind w:left="360"/>
              <w:rPr>
                <w:rFonts w:ascii="Times New Roman" w:eastAsia="Times New Roman" w:hAnsi="Times New Roman" w:cs="Times New Roman"/>
                <w:sz w:val="18"/>
              </w:rPr>
            </w:pPr>
            <w:r w:rsidRPr="001340F9">
              <w:rPr>
                <w:rFonts w:ascii="Times New Roman" w:eastAsia="Times New Roman" w:hAnsi="Times New Roman" w:cs="Times New Roman"/>
                <w:sz w:val="18"/>
              </w:rPr>
              <w:t>Smart Card Reader</w:t>
            </w:r>
          </w:p>
        </w:tc>
        <w:tc>
          <w:tcPr>
            <w:tcW w:w="1642" w:type="dxa"/>
            <w:gridSpan w:val="2"/>
          </w:tcPr>
          <w:p w14:paraId="75416600" w14:textId="77777777" w:rsidR="0075562F" w:rsidRPr="001340F9" w:rsidRDefault="0075562F" w:rsidP="0075562F">
            <w:pPr>
              <w:widowControl w:val="0"/>
              <w:autoSpaceDE w:val="0"/>
              <w:autoSpaceDN w:val="0"/>
              <w:spacing w:after="0" w:line="240" w:lineRule="auto"/>
              <w:ind w:left="360"/>
              <w:rPr>
                <w:rFonts w:ascii="Times New Roman" w:eastAsia="Times New Roman" w:hAnsi="Times New Roman" w:cs="Times New Roman"/>
                <w:sz w:val="18"/>
              </w:rPr>
            </w:pPr>
            <w:r w:rsidRPr="001340F9">
              <w:rPr>
                <w:rFonts w:ascii="Times New Roman" w:eastAsia="Times New Roman" w:hAnsi="Times New Roman" w:cs="Times New Roman"/>
                <w:sz w:val="18"/>
              </w:rPr>
              <w:t>Integrated preferred</w:t>
            </w:r>
          </w:p>
        </w:tc>
        <w:tc>
          <w:tcPr>
            <w:tcW w:w="1643" w:type="dxa"/>
            <w:gridSpan w:val="2"/>
          </w:tcPr>
          <w:p w14:paraId="68F2F4F3" w14:textId="77777777" w:rsidR="0075562F" w:rsidRPr="001340F9" w:rsidRDefault="0075562F" w:rsidP="0075562F">
            <w:pPr>
              <w:widowControl w:val="0"/>
              <w:autoSpaceDE w:val="0"/>
              <w:autoSpaceDN w:val="0"/>
              <w:spacing w:after="0" w:line="240" w:lineRule="auto"/>
              <w:ind w:left="360"/>
              <w:rPr>
                <w:rFonts w:ascii="Times New Roman" w:eastAsia="Times New Roman" w:hAnsi="Times New Roman" w:cs="Times New Roman"/>
                <w:sz w:val="18"/>
              </w:rPr>
            </w:pPr>
            <w:r w:rsidRPr="001340F9">
              <w:rPr>
                <w:rFonts w:ascii="Times New Roman" w:eastAsia="Times New Roman" w:hAnsi="Times New Roman" w:cs="Times New Roman"/>
                <w:sz w:val="18"/>
              </w:rPr>
              <w:t>Integrated</w:t>
            </w:r>
          </w:p>
        </w:tc>
        <w:tc>
          <w:tcPr>
            <w:tcW w:w="1642" w:type="dxa"/>
            <w:gridSpan w:val="2"/>
          </w:tcPr>
          <w:p w14:paraId="4BABFE4B" w14:textId="77777777" w:rsidR="0075562F" w:rsidRPr="001340F9" w:rsidRDefault="0075562F" w:rsidP="0075562F">
            <w:pPr>
              <w:widowControl w:val="0"/>
              <w:autoSpaceDE w:val="0"/>
              <w:autoSpaceDN w:val="0"/>
              <w:spacing w:after="0" w:line="240" w:lineRule="auto"/>
              <w:ind w:left="360"/>
              <w:rPr>
                <w:rFonts w:ascii="Times New Roman" w:eastAsia="Times New Roman" w:hAnsi="Times New Roman" w:cs="Times New Roman"/>
                <w:sz w:val="18"/>
              </w:rPr>
            </w:pPr>
            <w:r w:rsidRPr="001340F9">
              <w:rPr>
                <w:rFonts w:ascii="Times New Roman" w:eastAsia="Times New Roman" w:hAnsi="Times New Roman" w:cs="Times New Roman"/>
                <w:sz w:val="18"/>
              </w:rPr>
              <w:t>Via keyboard</w:t>
            </w:r>
          </w:p>
        </w:tc>
        <w:tc>
          <w:tcPr>
            <w:tcW w:w="1643" w:type="dxa"/>
            <w:gridSpan w:val="2"/>
          </w:tcPr>
          <w:p w14:paraId="2047724B" w14:textId="77777777" w:rsidR="0075562F" w:rsidRPr="001340F9" w:rsidRDefault="0075562F" w:rsidP="0075562F">
            <w:pPr>
              <w:widowControl w:val="0"/>
              <w:autoSpaceDE w:val="0"/>
              <w:autoSpaceDN w:val="0"/>
              <w:spacing w:after="0" w:line="240" w:lineRule="auto"/>
              <w:ind w:left="360"/>
              <w:rPr>
                <w:rFonts w:ascii="Times New Roman" w:eastAsia="Times New Roman" w:hAnsi="Times New Roman" w:cs="Times New Roman"/>
                <w:sz w:val="18"/>
              </w:rPr>
            </w:pPr>
            <w:r w:rsidRPr="001340F9">
              <w:rPr>
                <w:rFonts w:ascii="Times New Roman" w:eastAsia="Times New Roman" w:hAnsi="Times New Roman" w:cs="Times New Roman"/>
                <w:sz w:val="18"/>
              </w:rPr>
              <w:t>Integrated</w:t>
            </w:r>
          </w:p>
        </w:tc>
        <w:tc>
          <w:tcPr>
            <w:tcW w:w="1540" w:type="dxa"/>
          </w:tcPr>
          <w:p w14:paraId="6FF86210" w14:textId="77777777" w:rsidR="0075562F" w:rsidRPr="001340F9" w:rsidRDefault="0075562F" w:rsidP="0075562F">
            <w:pPr>
              <w:widowControl w:val="0"/>
              <w:autoSpaceDE w:val="0"/>
              <w:autoSpaceDN w:val="0"/>
              <w:spacing w:after="0" w:line="240" w:lineRule="auto"/>
              <w:ind w:left="360"/>
              <w:rPr>
                <w:rFonts w:ascii="Times New Roman" w:eastAsia="Times New Roman" w:hAnsi="Times New Roman" w:cs="Times New Roman"/>
                <w:sz w:val="18"/>
              </w:rPr>
            </w:pPr>
            <w:r w:rsidRPr="001340F9">
              <w:rPr>
                <w:rFonts w:ascii="Times New Roman" w:eastAsia="Times New Roman" w:hAnsi="Times New Roman" w:cs="Times New Roman"/>
                <w:sz w:val="18"/>
              </w:rPr>
              <w:t>via Keyboard</w:t>
            </w:r>
          </w:p>
        </w:tc>
      </w:tr>
      <w:tr w:rsidR="0075562F" w:rsidRPr="001340F9" w14:paraId="2AA8E2F6" w14:textId="77777777" w:rsidTr="00BC1745">
        <w:trPr>
          <w:trHeight w:val="317"/>
          <w:jc w:val="center"/>
        </w:trPr>
        <w:tc>
          <w:tcPr>
            <w:tcW w:w="1870" w:type="dxa"/>
          </w:tcPr>
          <w:p w14:paraId="1EC9E66A" w14:textId="77777777" w:rsidR="0075562F" w:rsidRPr="001340F9" w:rsidRDefault="0075562F" w:rsidP="0075562F">
            <w:pPr>
              <w:widowControl w:val="0"/>
              <w:autoSpaceDE w:val="0"/>
              <w:autoSpaceDN w:val="0"/>
              <w:spacing w:after="0" w:line="240" w:lineRule="auto"/>
              <w:ind w:left="360"/>
              <w:rPr>
                <w:rFonts w:ascii="Times New Roman" w:eastAsia="Times New Roman" w:hAnsi="Times New Roman" w:cs="Times New Roman"/>
                <w:sz w:val="18"/>
              </w:rPr>
            </w:pPr>
            <w:r w:rsidRPr="001340F9">
              <w:rPr>
                <w:rFonts w:ascii="Times New Roman" w:eastAsia="Times New Roman" w:hAnsi="Times New Roman" w:cs="Times New Roman"/>
                <w:sz w:val="18"/>
              </w:rPr>
              <w:t>Docking station with power supply</w:t>
            </w:r>
          </w:p>
        </w:tc>
        <w:tc>
          <w:tcPr>
            <w:tcW w:w="1642" w:type="dxa"/>
            <w:gridSpan w:val="2"/>
          </w:tcPr>
          <w:p w14:paraId="42993D16" w14:textId="77777777" w:rsidR="0075562F" w:rsidRPr="001340F9" w:rsidRDefault="0075562F" w:rsidP="0075562F">
            <w:pPr>
              <w:widowControl w:val="0"/>
              <w:autoSpaceDE w:val="0"/>
              <w:autoSpaceDN w:val="0"/>
              <w:spacing w:after="0" w:line="240" w:lineRule="auto"/>
              <w:ind w:left="360"/>
              <w:rPr>
                <w:rFonts w:ascii="Times New Roman" w:eastAsia="Times New Roman" w:hAnsi="Times New Roman" w:cs="Times New Roman"/>
                <w:sz w:val="18"/>
              </w:rPr>
            </w:pPr>
            <w:r w:rsidRPr="001340F9">
              <w:rPr>
                <w:rFonts w:ascii="Times New Roman" w:eastAsia="Times New Roman" w:hAnsi="Times New Roman" w:cs="Times New Roman"/>
                <w:sz w:val="18"/>
              </w:rPr>
              <w:t>Yes</w:t>
            </w:r>
          </w:p>
        </w:tc>
        <w:tc>
          <w:tcPr>
            <w:tcW w:w="1643" w:type="dxa"/>
            <w:gridSpan w:val="2"/>
          </w:tcPr>
          <w:p w14:paraId="0BC940E6" w14:textId="77777777" w:rsidR="0075562F" w:rsidRPr="001340F9" w:rsidRDefault="0075562F" w:rsidP="0075562F">
            <w:pPr>
              <w:widowControl w:val="0"/>
              <w:autoSpaceDE w:val="0"/>
              <w:autoSpaceDN w:val="0"/>
              <w:spacing w:after="0" w:line="240" w:lineRule="auto"/>
              <w:ind w:left="360"/>
              <w:rPr>
                <w:rFonts w:ascii="Times New Roman" w:eastAsia="Times New Roman" w:hAnsi="Times New Roman" w:cs="Times New Roman"/>
                <w:sz w:val="18"/>
              </w:rPr>
            </w:pPr>
            <w:r w:rsidRPr="001340F9">
              <w:rPr>
                <w:rFonts w:ascii="Times New Roman" w:eastAsia="Times New Roman" w:hAnsi="Times New Roman" w:cs="Times New Roman"/>
                <w:sz w:val="18"/>
              </w:rPr>
              <w:t>Yes</w:t>
            </w:r>
          </w:p>
        </w:tc>
        <w:tc>
          <w:tcPr>
            <w:tcW w:w="1642" w:type="dxa"/>
            <w:gridSpan w:val="2"/>
          </w:tcPr>
          <w:p w14:paraId="42CB6B1B" w14:textId="77777777" w:rsidR="0075562F" w:rsidRPr="001340F9" w:rsidRDefault="0075562F" w:rsidP="0075562F">
            <w:pPr>
              <w:widowControl w:val="0"/>
              <w:autoSpaceDE w:val="0"/>
              <w:autoSpaceDN w:val="0"/>
              <w:spacing w:after="0" w:line="240" w:lineRule="auto"/>
              <w:ind w:left="360"/>
              <w:rPr>
                <w:rFonts w:ascii="Times New Roman" w:eastAsia="Times New Roman" w:hAnsi="Times New Roman" w:cs="Times New Roman"/>
                <w:sz w:val="18"/>
              </w:rPr>
            </w:pPr>
            <w:r w:rsidRPr="001340F9">
              <w:rPr>
                <w:rFonts w:ascii="Times New Roman" w:eastAsia="Times New Roman" w:hAnsi="Times New Roman" w:cs="Times New Roman"/>
                <w:sz w:val="18"/>
              </w:rPr>
              <w:t>N/A</w:t>
            </w:r>
          </w:p>
        </w:tc>
        <w:tc>
          <w:tcPr>
            <w:tcW w:w="1643" w:type="dxa"/>
            <w:gridSpan w:val="2"/>
          </w:tcPr>
          <w:p w14:paraId="10D8C374" w14:textId="77777777" w:rsidR="0075562F" w:rsidRPr="001340F9" w:rsidRDefault="0075562F" w:rsidP="0075562F">
            <w:pPr>
              <w:widowControl w:val="0"/>
              <w:autoSpaceDE w:val="0"/>
              <w:autoSpaceDN w:val="0"/>
              <w:spacing w:after="0" w:line="240" w:lineRule="auto"/>
              <w:ind w:left="360"/>
              <w:rPr>
                <w:rFonts w:ascii="Times New Roman" w:eastAsia="Times New Roman" w:hAnsi="Times New Roman" w:cs="Times New Roman"/>
                <w:sz w:val="18"/>
              </w:rPr>
            </w:pPr>
            <w:r w:rsidRPr="001340F9">
              <w:rPr>
                <w:rFonts w:ascii="Times New Roman" w:eastAsia="Times New Roman" w:hAnsi="Times New Roman" w:cs="Times New Roman"/>
                <w:sz w:val="18"/>
              </w:rPr>
              <w:t>Yes</w:t>
            </w:r>
          </w:p>
        </w:tc>
        <w:tc>
          <w:tcPr>
            <w:tcW w:w="1540" w:type="dxa"/>
          </w:tcPr>
          <w:p w14:paraId="66CEE80B" w14:textId="77777777" w:rsidR="0075562F" w:rsidRPr="001340F9" w:rsidRDefault="0075562F" w:rsidP="0075562F">
            <w:pPr>
              <w:widowControl w:val="0"/>
              <w:autoSpaceDE w:val="0"/>
              <w:autoSpaceDN w:val="0"/>
              <w:spacing w:after="0" w:line="240" w:lineRule="auto"/>
              <w:ind w:left="360"/>
              <w:rPr>
                <w:rFonts w:ascii="Times New Roman" w:eastAsia="Times New Roman" w:hAnsi="Times New Roman" w:cs="Times New Roman"/>
                <w:sz w:val="18"/>
              </w:rPr>
            </w:pPr>
            <w:r w:rsidRPr="001340F9">
              <w:rPr>
                <w:rFonts w:ascii="Times New Roman" w:eastAsia="Times New Roman" w:hAnsi="Times New Roman" w:cs="Times New Roman"/>
                <w:sz w:val="18"/>
              </w:rPr>
              <w:t>N/A</w:t>
            </w:r>
          </w:p>
        </w:tc>
      </w:tr>
      <w:tr w:rsidR="0075562F" w:rsidRPr="001340F9" w14:paraId="32E48C04" w14:textId="77777777" w:rsidTr="00BC1745">
        <w:trPr>
          <w:trHeight w:val="317"/>
          <w:jc w:val="center"/>
        </w:trPr>
        <w:tc>
          <w:tcPr>
            <w:tcW w:w="1870" w:type="dxa"/>
          </w:tcPr>
          <w:p w14:paraId="2C17BF99" w14:textId="77777777" w:rsidR="0075562F" w:rsidRPr="001340F9" w:rsidRDefault="0075562F" w:rsidP="0075562F">
            <w:pPr>
              <w:widowControl w:val="0"/>
              <w:autoSpaceDE w:val="0"/>
              <w:autoSpaceDN w:val="0"/>
              <w:spacing w:after="0" w:line="240" w:lineRule="auto"/>
              <w:ind w:left="360"/>
              <w:rPr>
                <w:rFonts w:ascii="Times New Roman" w:eastAsia="Times New Roman" w:hAnsi="Times New Roman" w:cs="Times New Roman"/>
                <w:sz w:val="18"/>
              </w:rPr>
            </w:pPr>
            <w:r w:rsidRPr="001340F9">
              <w:rPr>
                <w:rFonts w:ascii="Times New Roman" w:eastAsia="Times New Roman" w:hAnsi="Times New Roman" w:cs="Times New Roman"/>
                <w:sz w:val="18"/>
              </w:rPr>
              <w:t>AC Power Adapter</w:t>
            </w:r>
          </w:p>
        </w:tc>
        <w:tc>
          <w:tcPr>
            <w:tcW w:w="1642" w:type="dxa"/>
            <w:gridSpan w:val="2"/>
          </w:tcPr>
          <w:p w14:paraId="261E2E52" w14:textId="77777777" w:rsidR="0075562F" w:rsidRPr="001340F9" w:rsidRDefault="0075562F" w:rsidP="0075562F">
            <w:pPr>
              <w:widowControl w:val="0"/>
              <w:autoSpaceDE w:val="0"/>
              <w:autoSpaceDN w:val="0"/>
              <w:spacing w:after="0" w:line="240" w:lineRule="auto"/>
              <w:ind w:left="360"/>
              <w:rPr>
                <w:rFonts w:ascii="Times New Roman" w:eastAsia="Times New Roman" w:hAnsi="Times New Roman" w:cs="Times New Roman"/>
                <w:sz w:val="18"/>
              </w:rPr>
            </w:pPr>
            <w:r w:rsidRPr="001340F9">
              <w:rPr>
                <w:rFonts w:ascii="Times New Roman" w:eastAsia="Times New Roman" w:hAnsi="Times New Roman" w:cs="Times New Roman"/>
                <w:sz w:val="18"/>
              </w:rPr>
              <w:t>Yes</w:t>
            </w:r>
          </w:p>
        </w:tc>
        <w:tc>
          <w:tcPr>
            <w:tcW w:w="1643" w:type="dxa"/>
            <w:gridSpan w:val="2"/>
          </w:tcPr>
          <w:p w14:paraId="6EE3BC2E" w14:textId="77777777" w:rsidR="0075562F" w:rsidRPr="001340F9" w:rsidRDefault="0075562F" w:rsidP="0075562F">
            <w:pPr>
              <w:widowControl w:val="0"/>
              <w:autoSpaceDE w:val="0"/>
              <w:autoSpaceDN w:val="0"/>
              <w:spacing w:after="0" w:line="240" w:lineRule="auto"/>
              <w:ind w:left="360"/>
              <w:rPr>
                <w:rFonts w:ascii="Times New Roman" w:eastAsia="Times New Roman" w:hAnsi="Times New Roman" w:cs="Times New Roman"/>
                <w:sz w:val="18"/>
              </w:rPr>
            </w:pPr>
            <w:r w:rsidRPr="001340F9">
              <w:rPr>
                <w:rFonts w:ascii="Times New Roman" w:eastAsia="Times New Roman" w:hAnsi="Times New Roman" w:cs="Times New Roman"/>
                <w:sz w:val="18"/>
              </w:rPr>
              <w:t>Yes</w:t>
            </w:r>
          </w:p>
        </w:tc>
        <w:tc>
          <w:tcPr>
            <w:tcW w:w="1642" w:type="dxa"/>
            <w:gridSpan w:val="2"/>
          </w:tcPr>
          <w:p w14:paraId="31B719FD" w14:textId="77777777" w:rsidR="0075562F" w:rsidRPr="001340F9" w:rsidRDefault="0075562F" w:rsidP="0075562F">
            <w:pPr>
              <w:widowControl w:val="0"/>
              <w:autoSpaceDE w:val="0"/>
              <w:autoSpaceDN w:val="0"/>
              <w:spacing w:after="0" w:line="240" w:lineRule="auto"/>
              <w:ind w:left="360"/>
              <w:rPr>
                <w:rFonts w:ascii="Times New Roman" w:eastAsia="Times New Roman" w:hAnsi="Times New Roman" w:cs="Times New Roman"/>
                <w:sz w:val="18"/>
              </w:rPr>
            </w:pPr>
            <w:r w:rsidRPr="001340F9">
              <w:rPr>
                <w:rFonts w:ascii="Times New Roman" w:eastAsia="Times New Roman" w:hAnsi="Times New Roman" w:cs="Times New Roman"/>
                <w:sz w:val="18"/>
              </w:rPr>
              <w:t>N/A</w:t>
            </w:r>
          </w:p>
        </w:tc>
        <w:tc>
          <w:tcPr>
            <w:tcW w:w="1643" w:type="dxa"/>
            <w:gridSpan w:val="2"/>
          </w:tcPr>
          <w:p w14:paraId="586CBA54" w14:textId="77777777" w:rsidR="0075562F" w:rsidRPr="001340F9" w:rsidRDefault="0075562F" w:rsidP="0075562F">
            <w:pPr>
              <w:widowControl w:val="0"/>
              <w:autoSpaceDE w:val="0"/>
              <w:autoSpaceDN w:val="0"/>
              <w:spacing w:after="0" w:line="240" w:lineRule="auto"/>
              <w:ind w:left="360"/>
              <w:rPr>
                <w:rFonts w:ascii="Times New Roman" w:eastAsia="Times New Roman" w:hAnsi="Times New Roman" w:cs="Times New Roman"/>
                <w:sz w:val="18"/>
              </w:rPr>
            </w:pPr>
            <w:r w:rsidRPr="001340F9">
              <w:rPr>
                <w:rFonts w:ascii="Times New Roman" w:eastAsia="Times New Roman" w:hAnsi="Times New Roman" w:cs="Times New Roman"/>
                <w:sz w:val="18"/>
              </w:rPr>
              <w:t>Yes</w:t>
            </w:r>
          </w:p>
        </w:tc>
        <w:tc>
          <w:tcPr>
            <w:tcW w:w="1540" w:type="dxa"/>
          </w:tcPr>
          <w:p w14:paraId="5E3503ED" w14:textId="77777777" w:rsidR="0075562F" w:rsidRPr="001340F9" w:rsidRDefault="0075562F" w:rsidP="0075562F">
            <w:pPr>
              <w:widowControl w:val="0"/>
              <w:autoSpaceDE w:val="0"/>
              <w:autoSpaceDN w:val="0"/>
              <w:spacing w:after="0" w:line="240" w:lineRule="auto"/>
              <w:ind w:left="360"/>
              <w:rPr>
                <w:rFonts w:ascii="Times New Roman" w:eastAsia="Times New Roman" w:hAnsi="Times New Roman" w:cs="Times New Roman"/>
                <w:sz w:val="18"/>
              </w:rPr>
            </w:pPr>
            <w:r w:rsidRPr="001340F9">
              <w:rPr>
                <w:rFonts w:ascii="Times New Roman" w:eastAsia="Times New Roman" w:hAnsi="Times New Roman" w:cs="Times New Roman"/>
                <w:sz w:val="18"/>
              </w:rPr>
              <w:t>N/A</w:t>
            </w:r>
          </w:p>
        </w:tc>
      </w:tr>
    </w:tbl>
    <w:p w14:paraId="7D131AEF" w14:textId="77777777" w:rsidR="00D51681" w:rsidRPr="0087114D" w:rsidRDefault="00D51681" w:rsidP="00D51681">
      <w:pPr>
        <w:rPr>
          <w:rFonts w:ascii="Times New Roman" w:hAnsi="Times New Roman" w:cs="Times New Roman"/>
        </w:rPr>
      </w:pPr>
    </w:p>
    <w:p w14:paraId="60FD35B0" w14:textId="77777777" w:rsidR="00D51681" w:rsidRPr="00F422D9" w:rsidRDefault="00D51681" w:rsidP="003D3BD4">
      <w:pPr>
        <w:pStyle w:val="BodyText"/>
        <w:rPr>
          <w:sz w:val="24"/>
          <w:szCs w:val="24"/>
        </w:rPr>
      </w:pPr>
      <w:r w:rsidRPr="00F422D9">
        <w:rPr>
          <w:sz w:val="24"/>
          <w:szCs w:val="24"/>
        </w:rPr>
        <w:t>Other Requirements (priced separately):</w:t>
      </w:r>
    </w:p>
    <w:p w14:paraId="6D018C4F" w14:textId="26CD35B9" w:rsidR="00D51681" w:rsidRPr="00F422D9" w:rsidRDefault="00D51681" w:rsidP="003D3BD4">
      <w:pPr>
        <w:pStyle w:val="BodyText"/>
        <w:numPr>
          <w:ilvl w:val="0"/>
          <w:numId w:val="28"/>
        </w:numPr>
        <w:rPr>
          <w:sz w:val="24"/>
          <w:szCs w:val="24"/>
        </w:rPr>
      </w:pPr>
      <w:r w:rsidRPr="00F422D9">
        <w:rPr>
          <w:sz w:val="24"/>
          <w:szCs w:val="24"/>
        </w:rPr>
        <w:t>Government-approved asset tag (</w:t>
      </w:r>
      <w:r w:rsidRPr="00F543E5">
        <w:rPr>
          <w:sz w:val="24"/>
          <w:szCs w:val="24"/>
        </w:rPr>
        <w:t xml:space="preserve">Section J, Attachment </w:t>
      </w:r>
      <w:r w:rsidR="007A50AF">
        <w:rPr>
          <w:sz w:val="24"/>
          <w:szCs w:val="24"/>
        </w:rPr>
        <w:t>6 Asset ID Report CDRL-DID and Attachment 7 – Asset ID Report</w:t>
      </w:r>
      <w:r w:rsidRPr="00F543E5">
        <w:rPr>
          <w:sz w:val="24"/>
          <w:szCs w:val="24"/>
        </w:rPr>
        <w:t>)</w:t>
      </w:r>
    </w:p>
    <w:p w14:paraId="6F7097B3" w14:textId="77777777" w:rsidR="00D51681" w:rsidRPr="00F422D9" w:rsidRDefault="00D51681" w:rsidP="003D3BD4">
      <w:pPr>
        <w:pStyle w:val="BodyText"/>
        <w:numPr>
          <w:ilvl w:val="0"/>
          <w:numId w:val="28"/>
        </w:numPr>
        <w:rPr>
          <w:sz w:val="24"/>
          <w:szCs w:val="24"/>
        </w:rPr>
      </w:pPr>
      <w:r w:rsidRPr="00F422D9">
        <w:rPr>
          <w:sz w:val="24"/>
          <w:szCs w:val="24"/>
        </w:rPr>
        <w:t xml:space="preserve">LCD monitor, less than 30", EPEAT, FHD minimum </w:t>
      </w:r>
    </w:p>
    <w:p w14:paraId="4D78A889" w14:textId="77777777" w:rsidR="00D51681" w:rsidRPr="00F422D9" w:rsidRDefault="00D51681" w:rsidP="003D3BD4">
      <w:pPr>
        <w:pStyle w:val="BodyText"/>
        <w:rPr>
          <w:sz w:val="24"/>
          <w:szCs w:val="24"/>
        </w:rPr>
      </w:pPr>
    </w:p>
    <w:p w14:paraId="28E66903" w14:textId="77777777" w:rsidR="00D51681" w:rsidRPr="00F422D9" w:rsidRDefault="00D51681" w:rsidP="003D3BD4">
      <w:pPr>
        <w:pStyle w:val="BodyText"/>
        <w:rPr>
          <w:sz w:val="24"/>
          <w:szCs w:val="24"/>
        </w:rPr>
      </w:pPr>
      <w:r w:rsidRPr="00F422D9">
        <w:rPr>
          <w:sz w:val="24"/>
          <w:szCs w:val="24"/>
        </w:rPr>
        <w:t>Notebooks only:</w:t>
      </w:r>
    </w:p>
    <w:p w14:paraId="2A575861" w14:textId="77777777" w:rsidR="00D51681" w:rsidRPr="00F422D9" w:rsidRDefault="00D51681" w:rsidP="003D3BD4">
      <w:pPr>
        <w:pStyle w:val="BodyText"/>
        <w:numPr>
          <w:ilvl w:val="0"/>
          <w:numId w:val="29"/>
        </w:numPr>
        <w:rPr>
          <w:sz w:val="24"/>
          <w:szCs w:val="24"/>
        </w:rPr>
      </w:pPr>
      <w:r w:rsidRPr="00F422D9">
        <w:rPr>
          <w:sz w:val="24"/>
          <w:szCs w:val="24"/>
        </w:rPr>
        <w:t xml:space="preserve">Optional wireless cellular network cards ordered by FAA customers must not be activated </w:t>
      </w:r>
    </w:p>
    <w:p w14:paraId="73E6553B" w14:textId="77777777" w:rsidR="00D51681" w:rsidRPr="00F422D9" w:rsidRDefault="00D51681" w:rsidP="003D3BD4">
      <w:pPr>
        <w:pStyle w:val="BodyText"/>
        <w:numPr>
          <w:ilvl w:val="0"/>
          <w:numId w:val="29"/>
        </w:numPr>
        <w:rPr>
          <w:sz w:val="24"/>
          <w:szCs w:val="24"/>
        </w:rPr>
      </w:pPr>
      <w:r w:rsidRPr="00F422D9">
        <w:rPr>
          <w:sz w:val="24"/>
          <w:szCs w:val="24"/>
        </w:rPr>
        <w:t>Docking station with power supply</w:t>
      </w:r>
    </w:p>
    <w:p w14:paraId="6660AA06" w14:textId="3905BA0A" w:rsidR="00D51681" w:rsidRDefault="00D51681" w:rsidP="003D3BD4">
      <w:pPr>
        <w:pStyle w:val="BodyText"/>
        <w:numPr>
          <w:ilvl w:val="0"/>
          <w:numId w:val="29"/>
        </w:numPr>
        <w:rPr>
          <w:sz w:val="24"/>
          <w:szCs w:val="24"/>
        </w:rPr>
      </w:pPr>
      <w:r w:rsidRPr="00F422D9">
        <w:rPr>
          <w:sz w:val="24"/>
          <w:szCs w:val="24"/>
        </w:rPr>
        <w:t xml:space="preserve">Notebook computers must have an Intel 802.11ax </w:t>
      </w:r>
      <w:r w:rsidR="00EE5EBB" w:rsidRPr="00F422D9">
        <w:rPr>
          <w:sz w:val="24"/>
          <w:szCs w:val="24"/>
        </w:rPr>
        <w:t>Wi-Fi</w:t>
      </w:r>
      <w:r w:rsidRPr="00F422D9">
        <w:rPr>
          <w:sz w:val="24"/>
          <w:szCs w:val="24"/>
        </w:rPr>
        <w:t xml:space="preserve"> card. Notebooks with an optional Gobi wireless cellular network card ordered for FAA customers </w:t>
      </w:r>
      <w:r w:rsidR="008B0A84">
        <w:rPr>
          <w:sz w:val="24"/>
          <w:szCs w:val="24"/>
        </w:rPr>
        <w:t>must</w:t>
      </w:r>
      <w:r w:rsidRPr="00F422D9">
        <w:rPr>
          <w:sz w:val="24"/>
          <w:szCs w:val="24"/>
        </w:rPr>
        <w:t xml:space="preserve"> not be </w:t>
      </w:r>
      <w:r w:rsidRPr="00F422D9">
        <w:rPr>
          <w:sz w:val="24"/>
          <w:szCs w:val="24"/>
        </w:rPr>
        <w:lastRenderedPageBreak/>
        <w:t xml:space="preserve">activated by the vendor or manufacturer. The FAA will activate the Gobi card using the correct procedure for establishing a new line of </w:t>
      </w:r>
      <w:r w:rsidR="00CB1553">
        <w:rPr>
          <w:sz w:val="24"/>
          <w:szCs w:val="24"/>
        </w:rPr>
        <w:t xml:space="preserve">cellular </w:t>
      </w:r>
      <w:r w:rsidRPr="00F422D9">
        <w:rPr>
          <w:sz w:val="24"/>
          <w:szCs w:val="24"/>
        </w:rPr>
        <w:t>service through the FAA National Wireless Program.</w:t>
      </w:r>
    </w:p>
    <w:p w14:paraId="0CC5E77E" w14:textId="77777777" w:rsidR="00A94AAD" w:rsidRDefault="00A94AAD" w:rsidP="00E34D29">
      <w:pPr>
        <w:pStyle w:val="BodyText"/>
        <w:rPr>
          <w:sz w:val="24"/>
          <w:szCs w:val="24"/>
        </w:rPr>
      </w:pPr>
      <w:bookmarkStart w:id="197" w:name="_Hlk115075363"/>
    </w:p>
    <w:p w14:paraId="6B4464A5" w14:textId="080D997C" w:rsidR="00F543E5" w:rsidRPr="0087114D" w:rsidRDefault="00F543E5" w:rsidP="00E34D29">
      <w:pPr>
        <w:pStyle w:val="BodyText"/>
        <w:rPr>
          <w:vanish/>
        </w:rPr>
      </w:pPr>
      <w:r w:rsidRPr="00F422D9">
        <w:rPr>
          <w:sz w:val="24"/>
          <w:szCs w:val="24"/>
        </w:rPr>
        <w:t xml:space="preserve"> </w:t>
      </w:r>
    </w:p>
    <w:p w14:paraId="7CDF7E86" w14:textId="2B9AAEEE" w:rsidR="00D51681" w:rsidRPr="001340F9" w:rsidRDefault="00896D88" w:rsidP="00D51681">
      <w:pPr>
        <w:pStyle w:val="Heading1"/>
      </w:pPr>
      <w:bookmarkStart w:id="198" w:name="_Toc135289538"/>
      <w:bookmarkEnd w:id="197"/>
      <w:r>
        <w:t xml:space="preserve">  </w:t>
      </w:r>
      <w:r w:rsidR="00735EC3">
        <w:t xml:space="preserve">IT </w:t>
      </w:r>
      <w:r w:rsidR="00D51681" w:rsidRPr="001340F9">
        <w:t>STANDARDS</w:t>
      </w:r>
      <w:r w:rsidR="00D51681" w:rsidRPr="001340F9">
        <w:rPr>
          <w:spacing w:val="-5"/>
        </w:rPr>
        <w:t xml:space="preserve"> </w:t>
      </w:r>
      <w:r w:rsidR="00D51681" w:rsidRPr="001340F9">
        <w:t>AND</w:t>
      </w:r>
      <w:r w:rsidR="00D51681" w:rsidRPr="001340F9">
        <w:rPr>
          <w:spacing w:val="-6"/>
        </w:rPr>
        <w:t xml:space="preserve"> </w:t>
      </w:r>
      <w:r w:rsidR="00D51681" w:rsidRPr="001340F9">
        <w:t>CONFIGURATION</w:t>
      </w:r>
      <w:r w:rsidR="00D51681" w:rsidRPr="001340F9">
        <w:rPr>
          <w:spacing w:val="-5"/>
        </w:rPr>
        <w:t xml:space="preserve"> </w:t>
      </w:r>
      <w:r w:rsidR="00D51681" w:rsidRPr="001340F9">
        <w:t>MANAGEMENT</w:t>
      </w:r>
      <w:bookmarkEnd w:id="198"/>
    </w:p>
    <w:p w14:paraId="2505C3F5" w14:textId="77777777" w:rsidR="00D51681" w:rsidRPr="0087114D" w:rsidRDefault="00D51681" w:rsidP="00D51681">
      <w:pPr>
        <w:rPr>
          <w:rFonts w:ascii="Times New Roman" w:hAnsi="Times New Roman" w:cs="Times New Roman"/>
          <w:b/>
        </w:rPr>
      </w:pPr>
    </w:p>
    <w:p w14:paraId="693B496B" w14:textId="5DA0FA3F" w:rsidR="00D51681" w:rsidRPr="00AE770F" w:rsidRDefault="00D51681" w:rsidP="003D3BD4">
      <w:pPr>
        <w:pStyle w:val="BodyText"/>
        <w:rPr>
          <w:sz w:val="24"/>
          <w:szCs w:val="24"/>
        </w:rPr>
      </w:pPr>
      <w:r w:rsidRPr="00AE770F">
        <w:rPr>
          <w:sz w:val="24"/>
          <w:szCs w:val="24"/>
        </w:rPr>
        <w:t xml:space="preserve">It is the intent of the Government to establish standard configurations for selected information technology products to ensure a uniform deployment that is fully interoperable and easily maintainable. Configurations, brand names, or technical specifications for some products on this Contract may be mandated in the FAA IT Standards. Where applicable, the Contractor must limit purchases of standardized products to the specifications established in the FAA IT Standards. Questions on product applicability to the FAA IT Standards must be addressed to the COR. </w:t>
      </w:r>
    </w:p>
    <w:p w14:paraId="227C8FA6" w14:textId="77777777" w:rsidR="00D51681" w:rsidRPr="00AE770F" w:rsidRDefault="00D51681" w:rsidP="003D3BD4">
      <w:pPr>
        <w:pStyle w:val="BodyText"/>
        <w:rPr>
          <w:sz w:val="24"/>
          <w:szCs w:val="24"/>
        </w:rPr>
      </w:pPr>
    </w:p>
    <w:p w14:paraId="1F9F9DDC" w14:textId="134EE14C" w:rsidR="00D51681" w:rsidRPr="00AE770F" w:rsidRDefault="00D51681" w:rsidP="003D3BD4">
      <w:pPr>
        <w:pStyle w:val="BodyText"/>
        <w:rPr>
          <w:sz w:val="24"/>
          <w:szCs w:val="24"/>
        </w:rPr>
      </w:pPr>
      <w:r w:rsidRPr="00AE770F">
        <w:rPr>
          <w:sz w:val="24"/>
          <w:szCs w:val="24"/>
        </w:rPr>
        <w:t xml:space="preserve">Certain items must be delivered with an established operating system version and application image load </w:t>
      </w:r>
      <w:r w:rsidR="005A7822" w:rsidRPr="00AE770F">
        <w:rPr>
          <w:sz w:val="24"/>
          <w:szCs w:val="24"/>
        </w:rPr>
        <w:t>as specified</w:t>
      </w:r>
      <w:r w:rsidRPr="00AE770F">
        <w:rPr>
          <w:sz w:val="24"/>
          <w:szCs w:val="24"/>
        </w:rPr>
        <w:t xml:space="preserve"> in the FAA IT Standards or as designated by the Government. No image impacting changes (either hardware or software) are allowed without CO and COR approval. The Government understands that the Contractor cannot govern specific changes to third-party products supplied by other vendors. Images with additional customer requirements may be provided by the Government customer with coordination with the COR for testing purposes or if they do not conflict with the FAA IT Standards. Any questions regarding pending purchases and their compliance to the FAA IT Standards are to be directed to the COR for further direction.</w:t>
      </w:r>
    </w:p>
    <w:p w14:paraId="4977D07F" w14:textId="77777777" w:rsidR="00D51681" w:rsidRPr="00AE770F" w:rsidRDefault="00D51681" w:rsidP="003D3BD4">
      <w:pPr>
        <w:pStyle w:val="BodyText"/>
        <w:rPr>
          <w:sz w:val="24"/>
          <w:szCs w:val="24"/>
        </w:rPr>
      </w:pPr>
    </w:p>
    <w:p w14:paraId="14866E3B" w14:textId="77777777" w:rsidR="00D51681" w:rsidRPr="00AE770F" w:rsidRDefault="00D51681" w:rsidP="003D3BD4">
      <w:pPr>
        <w:pStyle w:val="BodyText"/>
        <w:rPr>
          <w:sz w:val="24"/>
          <w:szCs w:val="24"/>
        </w:rPr>
      </w:pPr>
      <w:r w:rsidRPr="00AE770F">
        <w:rPr>
          <w:sz w:val="24"/>
          <w:szCs w:val="24"/>
        </w:rPr>
        <w:t>The Contractor is required to apply Government-provided standard images prior to shipment. The Contractor must perform engineering testing and receive customer acceptance of the test results for the images prior to production. The Contractor must apply Government-provided Microsoft Windows-based images of the customers’ specific configurations on personal computing devices. The Contractor must apply the images in Microsoft WIM file format if requested by the Government.</w:t>
      </w:r>
    </w:p>
    <w:p w14:paraId="043F9BF6" w14:textId="77777777" w:rsidR="00D51681" w:rsidRPr="00AE770F" w:rsidRDefault="00D51681" w:rsidP="003D3BD4">
      <w:pPr>
        <w:pStyle w:val="BodyText"/>
        <w:rPr>
          <w:sz w:val="24"/>
          <w:szCs w:val="24"/>
        </w:rPr>
      </w:pPr>
    </w:p>
    <w:p w14:paraId="5AC8E159" w14:textId="77777777" w:rsidR="00D51681" w:rsidRPr="00AE770F" w:rsidRDefault="00D51681" w:rsidP="003D3BD4">
      <w:pPr>
        <w:pStyle w:val="BodyText"/>
        <w:rPr>
          <w:sz w:val="24"/>
          <w:szCs w:val="24"/>
        </w:rPr>
      </w:pPr>
      <w:r w:rsidRPr="00AE770F">
        <w:rPr>
          <w:sz w:val="24"/>
          <w:szCs w:val="24"/>
        </w:rPr>
        <w:t>All document deliverables under this Contract must be transmitted in the current version of software stipulated in the FAA IT Standards.</w:t>
      </w:r>
    </w:p>
    <w:p w14:paraId="677A0020" w14:textId="77777777" w:rsidR="00D51681" w:rsidRPr="00AE770F" w:rsidRDefault="00D51681" w:rsidP="003D3BD4">
      <w:pPr>
        <w:pStyle w:val="BodyText"/>
        <w:rPr>
          <w:sz w:val="24"/>
          <w:szCs w:val="24"/>
        </w:rPr>
      </w:pPr>
    </w:p>
    <w:p w14:paraId="4E63C1F0" w14:textId="0D9D675D" w:rsidR="00D51681" w:rsidRPr="00AE770F" w:rsidRDefault="00D51681" w:rsidP="003D3BD4">
      <w:pPr>
        <w:pStyle w:val="BodyText"/>
        <w:rPr>
          <w:sz w:val="24"/>
          <w:szCs w:val="24"/>
        </w:rPr>
      </w:pPr>
      <w:r w:rsidRPr="00AE770F">
        <w:rPr>
          <w:sz w:val="24"/>
          <w:szCs w:val="24"/>
        </w:rPr>
        <w:t xml:space="preserve">The Contractor must </w:t>
      </w:r>
      <w:r w:rsidR="003D5F62">
        <w:rPr>
          <w:sz w:val="24"/>
          <w:szCs w:val="24"/>
        </w:rPr>
        <w:t xml:space="preserve">comply with the </w:t>
      </w:r>
      <w:r w:rsidRPr="00AE770F">
        <w:rPr>
          <w:sz w:val="24"/>
          <w:szCs w:val="24"/>
        </w:rPr>
        <w:t>FAA IT Standards that currently require portable memory devices meet Federal Information Processing Standards FIPS 140-2.</w:t>
      </w:r>
    </w:p>
    <w:p w14:paraId="6413E6C2" w14:textId="77777777" w:rsidR="00D51681" w:rsidRPr="0087114D" w:rsidRDefault="00D51681" w:rsidP="00D51681">
      <w:pPr>
        <w:rPr>
          <w:rFonts w:ascii="Times New Roman" w:hAnsi="Times New Roman" w:cs="Times New Roman"/>
        </w:rPr>
      </w:pPr>
    </w:p>
    <w:p w14:paraId="6A8880C2" w14:textId="24695B39" w:rsidR="00D51681" w:rsidRPr="001340F9" w:rsidRDefault="00896D88" w:rsidP="00E34D29">
      <w:pPr>
        <w:pStyle w:val="Heading1"/>
        <w:ind w:left="0" w:firstLine="0"/>
      </w:pPr>
      <w:bookmarkStart w:id="199" w:name="_Toc135289539"/>
      <w:r>
        <w:t xml:space="preserve">  </w:t>
      </w:r>
      <w:r w:rsidR="00D51681" w:rsidRPr="001340F9">
        <w:t>REGULATORY</w:t>
      </w:r>
      <w:r w:rsidR="00D51681" w:rsidRPr="001340F9">
        <w:rPr>
          <w:spacing w:val="-7"/>
        </w:rPr>
        <w:t xml:space="preserve"> </w:t>
      </w:r>
      <w:r w:rsidR="00D51681" w:rsidRPr="001340F9">
        <w:t>COMPLIANCE</w:t>
      </w:r>
      <w:bookmarkEnd w:id="199"/>
    </w:p>
    <w:p w14:paraId="11C07BFB" w14:textId="77777777" w:rsidR="00D51681" w:rsidRPr="0087114D" w:rsidRDefault="00D51681" w:rsidP="00D51681">
      <w:pPr>
        <w:rPr>
          <w:rFonts w:ascii="Times New Roman" w:hAnsi="Times New Roman" w:cs="Times New Roman"/>
          <w:b/>
        </w:rPr>
      </w:pPr>
    </w:p>
    <w:p w14:paraId="2060F612" w14:textId="5B6410C6" w:rsidR="00D51681" w:rsidRPr="00AE770F" w:rsidRDefault="00D51681" w:rsidP="003D3BD4">
      <w:pPr>
        <w:pStyle w:val="BodyText"/>
        <w:rPr>
          <w:sz w:val="24"/>
          <w:szCs w:val="24"/>
        </w:rPr>
      </w:pPr>
      <w:r w:rsidRPr="00AE770F">
        <w:rPr>
          <w:sz w:val="24"/>
          <w:szCs w:val="24"/>
        </w:rPr>
        <w:t>The following specifications,</w:t>
      </w:r>
      <w:r w:rsidRPr="00AE770F">
        <w:rPr>
          <w:spacing w:val="1"/>
          <w:sz w:val="24"/>
          <w:szCs w:val="24"/>
        </w:rPr>
        <w:t xml:space="preserve"> </w:t>
      </w:r>
      <w:r w:rsidRPr="00AE770F">
        <w:rPr>
          <w:sz w:val="24"/>
          <w:szCs w:val="24"/>
        </w:rPr>
        <w:t>standards, policies,</w:t>
      </w:r>
      <w:r w:rsidRPr="00AE770F">
        <w:rPr>
          <w:spacing w:val="1"/>
          <w:sz w:val="24"/>
          <w:szCs w:val="24"/>
        </w:rPr>
        <w:t xml:space="preserve"> </w:t>
      </w:r>
      <w:r w:rsidRPr="00AE770F">
        <w:rPr>
          <w:sz w:val="24"/>
          <w:szCs w:val="24"/>
        </w:rPr>
        <w:t>and</w:t>
      </w:r>
      <w:r w:rsidRPr="00AE770F">
        <w:rPr>
          <w:spacing w:val="-1"/>
          <w:sz w:val="24"/>
          <w:szCs w:val="24"/>
        </w:rPr>
        <w:t xml:space="preserve"> </w:t>
      </w:r>
      <w:r w:rsidRPr="00AE770F">
        <w:rPr>
          <w:sz w:val="24"/>
          <w:szCs w:val="24"/>
        </w:rPr>
        <w:t>procedures</w:t>
      </w:r>
      <w:r w:rsidRPr="00AE770F">
        <w:rPr>
          <w:spacing w:val="1"/>
          <w:sz w:val="24"/>
          <w:szCs w:val="24"/>
        </w:rPr>
        <w:t xml:space="preserve"> </w:t>
      </w:r>
      <w:r w:rsidRPr="00AE770F">
        <w:rPr>
          <w:sz w:val="24"/>
          <w:szCs w:val="24"/>
        </w:rPr>
        <w:t>represent the constraints placed</w:t>
      </w:r>
      <w:r w:rsidRPr="00AE770F">
        <w:rPr>
          <w:spacing w:val="1"/>
          <w:sz w:val="24"/>
          <w:szCs w:val="24"/>
        </w:rPr>
        <w:t xml:space="preserve"> </w:t>
      </w:r>
      <w:r w:rsidRPr="00AE770F">
        <w:rPr>
          <w:sz w:val="24"/>
          <w:szCs w:val="24"/>
        </w:rPr>
        <w:t>on this</w:t>
      </w:r>
      <w:r w:rsidRPr="00AE770F">
        <w:rPr>
          <w:spacing w:val="1"/>
          <w:sz w:val="24"/>
          <w:szCs w:val="24"/>
        </w:rPr>
        <w:t xml:space="preserve"> </w:t>
      </w:r>
      <w:r w:rsidRPr="00AE770F">
        <w:rPr>
          <w:sz w:val="24"/>
          <w:szCs w:val="24"/>
        </w:rPr>
        <w:t>Contract.</w:t>
      </w:r>
      <w:r w:rsidRPr="00AE770F">
        <w:rPr>
          <w:spacing w:val="1"/>
          <w:sz w:val="24"/>
          <w:szCs w:val="24"/>
        </w:rPr>
        <w:t xml:space="preserve"> </w:t>
      </w:r>
      <w:r w:rsidRPr="00AE770F">
        <w:rPr>
          <w:sz w:val="24"/>
          <w:szCs w:val="24"/>
        </w:rPr>
        <w:t>All documents listed are mandatory, as applicable to this Contract. The list is not all-inclusive. Any other documents</w:t>
      </w:r>
      <w:r w:rsidR="003D5F62">
        <w:rPr>
          <w:sz w:val="24"/>
          <w:szCs w:val="24"/>
        </w:rPr>
        <w:t xml:space="preserve"> </w:t>
      </w:r>
      <w:r w:rsidRPr="00AE770F">
        <w:rPr>
          <w:spacing w:val="-47"/>
          <w:sz w:val="24"/>
          <w:szCs w:val="24"/>
        </w:rPr>
        <w:t xml:space="preserve"> </w:t>
      </w:r>
      <w:r w:rsidRPr="00AE770F">
        <w:rPr>
          <w:sz w:val="24"/>
          <w:szCs w:val="24"/>
        </w:rPr>
        <w:t>required</w:t>
      </w:r>
      <w:r w:rsidRPr="00AE770F">
        <w:rPr>
          <w:spacing w:val="-2"/>
          <w:sz w:val="24"/>
          <w:szCs w:val="24"/>
        </w:rPr>
        <w:t xml:space="preserve"> </w:t>
      </w:r>
      <w:r w:rsidRPr="00AE770F">
        <w:rPr>
          <w:sz w:val="24"/>
          <w:szCs w:val="24"/>
        </w:rPr>
        <w:t>for this Contract</w:t>
      </w:r>
      <w:r w:rsidRPr="00AE770F">
        <w:rPr>
          <w:spacing w:val="-1"/>
          <w:sz w:val="24"/>
          <w:szCs w:val="24"/>
        </w:rPr>
        <w:t xml:space="preserve"> </w:t>
      </w:r>
      <w:r w:rsidRPr="00AE770F">
        <w:rPr>
          <w:sz w:val="24"/>
          <w:szCs w:val="24"/>
        </w:rPr>
        <w:t>will</w:t>
      </w:r>
      <w:r w:rsidRPr="00AE770F">
        <w:rPr>
          <w:spacing w:val="-1"/>
          <w:sz w:val="24"/>
          <w:szCs w:val="24"/>
        </w:rPr>
        <w:t xml:space="preserve"> </w:t>
      </w:r>
      <w:r w:rsidRPr="00AE770F">
        <w:rPr>
          <w:sz w:val="24"/>
          <w:szCs w:val="24"/>
        </w:rPr>
        <w:t>be provided by</w:t>
      </w:r>
      <w:r w:rsidRPr="00AE770F">
        <w:rPr>
          <w:spacing w:val="-1"/>
          <w:sz w:val="24"/>
          <w:szCs w:val="24"/>
        </w:rPr>
        <w:t xml:space="preserve"> </w:t>
      </w:r>
      <w:r w:rsidRPr="00AE770F">
        <w:rPr>
          <w:sz w:val="24"/>
          <w:szCs w:val="24"/>
        </w:rPr>
        <w:t>the FAA</w:t>
      </w:r>
      <w:r w:rsidRPr="00AE770F">
        <w:rPr>
          <w:spacing w:val="-1"/>
          <w:sz w:val="24"/>
          <w:szCs w:val="24"/>
        </w:rPr>
        <w:t xml:space="preserve"> </w:t>
      </w:r>
      <w:r w:rsidRPr="00AE770F">
        <w:rPr>
          <w:sz w:val="24"/>
          <w:szCs w:val="24"/>
        </w:rPr>
        <w:t>and</w:t>
      </w:r>
      <w:r w:rsidRPr="00AE770F">
        <w:rPr>
          <w:spacing w:val="-1"/>
          <w:sz w:val="24"/>
          <w:szCs w:val="24"/>
        </w:rPr>
        <w:t xml:space="preserve"> </w:t>
      </w:r>
      <w:r w:rsidRPr="00AE770F">
        <w:rPr>
          <w:sz w:val="24"/>
          <w:szCs w:val="24"/>
        </w:rPr>
        <w:t>a modification will be</w:t>
      </w:r>
      <w:r w:rsidRPr="00AE770F">
        <w:rPr>
          <w:spacing w:val="-1"/>
          <w:sz w:val="24"/>
          <w:szCs w:val="24"/>
        </w:rPr>
        <w:t xml:space="preserve"> </w:t>
      </w:r>
      <w:r w:rsidRPr="00AE770F">
        <w:rPr>
          <w:sz w:val="24"/>
          <w:szCs w:val="24"/>
        </w:rPr>
        <w:t>issued as applicable.</w:t>
      </w:r>
    </w:p>
    <w:p w14:paraId="42CCD89F" w14:textId="77777777" w:rsidR="00D51681" w:rsidRPr="00AE770F" w:rsidRDefault="00D51681" w:rsidP="003D3BD4">
      <w:pPr>
        <w:pStyle w:val="BodyText"/>
        <w:rPr>
          <w:sz w:val="24"/>
          <w:szCs w:val="24"/>
        </w:rPr>
      </w:pPr>
    </w:p>
    <w:p w14:paraId="479F1B8F" w14:textId="77777777" w:rsidR="00D51681" w:rsidRPr="00AE770F" w:rsidRDefault="00D51681" w:rsidP="003D3BD4">
      <w:pPr>
        <w:pStyle w:val="BodyText"/>
        <w:numPr>
          <w:ilvl w:val="0"/>
          <w:numId w:val="30"/>
        </w:numPr>
        <w:rPr>
          <w:sz w:val="24"/>
          <w:szCs w:val="24"/>
        </w:rPr>
      </w:pPr>
      <w:r w:rsidRPr="00AE770F">
        <w:rPr>
          <w:sz w:val="24"/>
          <w:szCs w:val="24"/>
        </w:rPr>
        <w:t xml:space="preserve">To ensure compliance with Personal Identity Verification (PIV) Federal credentialing requirements, all IT systems procured after September 1, 2005, must meet the Federal </w:t>
      </w:r>
      <w:r w:rsidRPr="00AE770F">
        <w:rPr>
          <w:sz w:val="24"/>
          <w:szCs w:val="24"/>
        </w:rPr>
        <w:lastRenderedPageBreak/>
        <w:t>PIV identification and authentication standards contained in FIPS 201-2 and NIST SP 800-73-4 for IT systems interfaces.</w:t>
      </w:r>
    </w:p>
    <w:p w14:paraId="3DF127F3" w14:textId="77777777" w:rsidR="00D51681" w:rsidRPr="00AE770F" w:rsidRDefault="00D51681" w:rsidP="003D3BD4">
      <w:pPr>
        <w:pStyle w:val="BodyText"/>
        <w:numPr>
          <w:ilvl w:val="0"/>
          <w:numId w:val="30"/>
        </w:numPr>
        <w:rPr>
          <w:sz w:val="24"/>
          <w:szCs w:val="24"/>
        </w:rPr>
      </w:pPr>
      <w:r w:rsidRPr="00AE770F">
        <w:rPr>
          <w:sz w:val="24"/>
          <w:szCs w:val="24"/>
        </w:rPr>
        <w:t>All IP hardware, software and contracted development of IP assets must be capable of operating native IPv6 (IPv6 Only).</w:t>
      </w:r>
    </w:p>
    <w:p w14:paraId="67965770" w14:textId="77777777" w:rsidR="00D51681" w:rsidRPr="00AE770F" w:rsidRDefault="00D51681" w:rsidP="003D3BD4">
      <w:pPr>
        <w:pStyle w:val="BodyText"/>
        <w:numPr>
          <w:ilvl w:val="0"/>
          <w:numId w:val="30"/>
        </w:numPr>
        <w:rPr>
          <w:sz w:val="24"/>
          <w:szCs w:val="24"/>
        </w:rPr>
      </w:pPr>
      <w:r w:rsidRPr="00AE770F">
        <w:rPr>
          <w:sz w:val="24"/>
          <w:szCs w:val="24"/>
        </w:rPr>
        <w:t>Certain products available for purchase on this Contract must be Energy Star®-qualified or FEMP-designated.</w:t>
      </w:r>
    </w:p>
    <w:p w14:paraId="4D103F96" w14:textId="77777777" w:rsidR="00D51681" w:rsidRPr="00AE770F" w:rsidRDefault="00D51681" w:rsidP="003D3BD4">
      <w:pPr>
        <w:pStyle w:val="BodyText"/>
        <w:numPr>
          <w:ilvl w:val="0"/>
          <w:numId w:val="30"/>
        </w:numPr>
        <w:rPr>
          <w:sz w:val="24"/>
          <w:szCs w:val="24"/>
        </w:rPr>
      </w:pPr>
      <w:r w:rsidRPr="00AE770F">
        <w:rPr>
          <w:sz w:val="24"/>
          <w:szCs w:val="24"/>
        </w:rPr>
        <w:t>In accordance with Executive Order 14028, Improving the Nation’s Cybersecurity, require that software procured and used by the U.S. Government and critical infrastructures is provisioned using a supply chain that supports transparency, sufficient focus on the ability of the software to resist attack, and adequate controls to prevent tampering by malicious actors.</w:t>
      </w:r>
    </w:p>
    <w:p w14:paraId="03644559" w14:textId="77777777" w:rsidR="00D51681" w:rsidRPr="00AE770F" w:rsidRDefault="00D51681" w:rsidP="003D3BD4">
      <w:pPr>
        <w:pStyle w:val="BodyText"/>
        <w:numPr>
          <w:ilvl w:val="0"/>
          <w:numId w:val="30"/>
        </w:numPr>
        <w:rPr>
          <w:sz w:val="24"/>
          <w:szCs w:val="24"/>
        </w:rPr>
      </w:pPr>
      <w:r w:rsidRPr="00AE770F">
        <w:rPr>
          <w:sz w:val="24"/>
          <w:szCs w:val="24"/>
        </w:rPr>
        <w:t>Related to Executive Order 14028, Improving the Nation’s Cybersecurity, to ensure compliance with NIST guidelines, such as:</w:t>
      </w:r>
    </w:p>
    <w:p w14:paraId="38C5115E" w14:textId="77777777" w:rsidR="00D51681" w:rsidRPr="00AE770F" w:rsidRDefault="00D51681" w:rsidP="003D3BD4">
      <w:pPr>
        <w:pStyle w:val="BodyText"/>
        <w:numPr>
          <w:ilvl w:val="1"/>
          <w:numId w:val="30"/>
        </w:numPr>
        <w:rPr>
          <w:sz w:val="24"/>
          <w:szCs w:val="24"/>
        </w:rPr>
      </w:pPr>
      <w:r w:rsidRPr="00AE770F">
        <w:rPr>
          <w:sz w:val="24"/>
          <w:szCs w:val="24"/>
        </w:rPr>
        <w:t>Secure software development environments</w:t>
      </w:r>
    </w:p>
    <w:p w14:paraId="7B38192A" w14:textId="77777777" w:rsidR="00D51681" w:rsidRPr="00AE770F" w:rsidRDefault="00D51681" w:rsidP="003D3BD4">
      <w:pPr>
        <w:pStyle w:val="BodyText"/>
        <w:numPr>
          <w:ilvl w:val="1"/>
          <w:numId w:val="30"/>
        </w:numPr>
        <w:rPr>
          <w:sz w:val="24"/>
          <w:szCs w:val="24"/>
        </w:rPr>
      </w:pPr>
      <w:r w:rsidRPr="00AE770F">
        <w:rPr>
          <w:sz w:val="24"/>
          <w:szCs w:val="24"/>
        </w:rPr>
        <w:t>Generating and when requested by a purchaser, providing artifacts that demonstrate conformance to the processes set forth for secure software development environments</w:t>
      </w:r>
    </w:p>
    <w:p w14:paraId="322A4E2E" w14:textId="77777777" w:rsidR="00D51681" w:rsidRPr="00AE770F" w:rsidRDefault="00D51681" w:rsidP="003D3BD4">
      <w:pPr>
        <w:pStyle w:val="BodyText"/>
        <w:numPr>
          <w:ilvl w:val="1"/>
          <w:numId w:val="30"/>
        </w:numPr>
        <w:rPr>
          <w:sz w:val="24"/>
          <w:szCs w:val="24"/>
        </w:rPr>
      </w:pPr>
      <w:r w:rsidRPr="00AE770F">
        <w:rPr>
          <w:sz w:val="24"/>
          <w:szCs w:val="24"/>
        </w:rPr>
        <w:t>Employing automated tools, or comparable processes, to maintain trusted source code supply chains, thereby ensuring the integrity of the code</w:t>
      </w:r>
    </w:p>
    <w:p w14:paraId="1C06002C" w14:textId="4663E8E6" w:rsidR="00D51681" w:rsidRPr="00AE770F" w:rsidRDefault="00D51681" w:rsidP="003D3BD4">
      <w:pPr>
        <w:pStyle w:val="BodyText"/>
        <w:numPr>
          <w:ilvl w:val="1"/>
          <w:numId w:val="30"/>
        </w:numPr>
        <w:rPr>
          <w:sz w:val="24"/>
          <w:szCs w:val="24"/>
        </w:rPr>
      </w:pPr>
      <w:r w:rsidRPr="00AE770F">
        <w:rPr>
          <w:sz w:val="24"/>
          <w:szCs w:val="24"/>
        </w:rPr>
        <w:t xml:space="preserve">Employing automated tools, or comparable processes, that check for known and potential vulnerabilities and remediate them, which </w:t>
      </w:r>
      <w:r w:rsidR="008B0A84">
        <w:rPr>
          <w:sz w:val="24"/>
          <w:szCs w:val="24"/>
        </w:rPr>
        <w:t>must</w:t>
      </w:r>
      <w:r w:rsidRPr="00AE770F">
        <w:rPr>
          <w:sz w:val="24"/>
          <w:szCs w:val="24"/>
        </w:rPr>
        <w:t xml:space="preserve"> operate regularly, or at a minimum prior to product, version, or update release</w:t>
      </w:r>
    </w:p>
    <w:p w14:paraId="2D415A13" w14:textId="77777777" w:rsidR="00D51681" w:rsidRPr="00AE770F" w:rsidRDefault="00D51681" w:rsidP="003D3BD4">
      <w:pPr>
        <w:pStyle w:val="BodyText"/>
        <w:numPr>
          <w:ilvl w:val="1"/>
          <w:numId w:val="30"/>
        </w:numPr>
        <w:rPr>
          <w:sz w:val="24"/>
          <w:szCs w:val="24"/>
        </w:rPr>
      </w:pPr>
      <w:r w:rsidRPr="00AE770F">
        <w:rPr>
          <w:sz w:val="24"/>
          <w:szCs w:val="24"/>
        </w:rPr>
        <w:t>Providing when requested by a purchaser, artifacts of the execution of the tools and processes described in subsections and above and making publicly available summary information on completion of these actions including a summary description of the risks assessed and mitigated</w:t>
      </w:r>
    </w:p>
    <w:p w14:paraId="3F294652" w14:textId="77777777" w:rsidR="00D51681" w:rsidRPr="00AE770F" w:rsidRDefault="00D51681" w:rsidP="003D3BD4">
      <w:pPr>
        <w:pStyle w:val="BodyText"/>
        <w:numPr>
          <w:ilvl w:val="1"/>
          <w:numId w:val="30"/>
        </w:numPr>
        <w:rPr>
          <w:sz w:val="24"/>
          <w:szCs w:val="24"/>
        </w:rPr>
      </w:pPr>
      <w:r w:rsidRPr="00AE770F">
        <w:rPr>
          <w:sz w:val="24"/>
          <w:szCs w:val="24"/>
        </w:rPr>
        <w:t>Maintaining accurate and up-to-date data regarding the provenance of software code or components and on controls on internal and third-party software components, tools, and services present in software development processes, and performing audits and enforcement of these controls on a recurring basis</w:t>
      </w:r>
    </w:p>
    <w:p w14:paraId="2D7B9334" w14:textId="77777777" w:rsidR="00D51681" w:rsidRPr="00AE770F" w:rsidRDefault="00D51681" w:rsidP="003D3BD4">
      <w:pPr>
        <w:pStyle w:val="BodyText"/>
        <w:numPr>
          <w:ilvl w:val="1"/>
          <w:numId w:val="30"/>
        </w:numPr>
        <w:rPr>
          <w:sz w:val="24"/>
          <w:szCs w:val="24"/>
        </w:rPr>
      </w:pPr>
      <w:r w:rsidRPr="00AE770F">
        <w:rPr>
          <w:sz w:val="24"/>
          <w:szCs w:val="24"/>
        </w:rPr>
        <w:t>Providing to purchasers a Software Bill of Materials (SBOM) for each product purchased, either directly or by publishing it on a public website</w:t>
      </w:r>
    </w:p>
    <w:p w14:paraId="78CAFC71" w14:textId="77777777" w:rsidR="00D51681" w:rsidRPr="00AE770F" w:rsidRDefault="00D51681" w:rsidP="003D3BD4">
      <w:pPr>
        <w:pStyle w:val="BodyText"/>
        <w:numPr>
          <w:ilvl w:val="1"/>
          <w:numId w:val="30"/>
        </w:numPr>
        <w:rPr>
          <w:sz w:val="24"/>
          <w:szCs w:val="24"/>
        </w:rPr>
      </w:pPr>
      <w:r w:rsidRPr="00AE770F">
        <w:rPr>
          <w:sz w:val="24"/>
          <w:szCs w:val="24"/>
        </w:rPr>
        <w:t>Participating in a vulnerability disclosure program that includes a reporting and disclosure process</w:t>
      </w:r>
    </w:p>
    <w:p w14:paraId="1E4370FE" w14:textId="77777777" w:rsidR="00D51681" w:rsidRPr="00AE770F" w:rsidRDefault="00D51681" w:rsidP="003D3BD4">
      <w:pPr>
        <w:pStyle w:val="BodyText"/>
        <w:numPr>
          <w:ilvl w:val="1"/>
          <w:numId w:val="30"/>
        </w:numPr>
        <w:rPr>
          <w:sz w:val="24"/>
          <w:szCs w:val="24"/>
        </w:rPr>
      </w:pPr>
      <w:r w:rsidRPr="00AE770F">
        <w:rPr>
          <w:sz w:val="24"/>
          <w:szCs w:val="24"/>
        </w:rPr>
        <w:t>Attesting to conformity with secure software development practices; and</w:t>
      </w:r>
    </w:p>
    <w:p w14:paraId="1C527028" w14:textId="77777777" w:rsidR="00D51681" w:rsidRPr="00AE770F" w:rsidRDefault="00D51681" w:rsidP="003D3BD4">
      <w:pPr>
        <w:pStyle w:val="BodyText"/>
        <w:numPr>
          <w:ilvl w:val="1"/>
          <w:numId w:val="30"/>
        </w:numPr>
        <w:rPr>
          <w:sz w:val="24"/>
          <w:szCs w:val="24"/>
        </w:rPr>
      </w:pPr>
      <w:r w:rsidRPr="00AE770F">
        <w:rPr>
          <w:sz w:val="24"/>
          <w:szCs w:val="24"/>
        </w:rPr>
        <w:t>Ensuring and to the extent practicable, attesting to the integrity and provenance of open-source software used within any portion of a product.</w:t>
      </w:r>
    </w:p>
    <w:p w14:paraId="3100B42C" w14:textId="77777777" w:rsidR="00033D0D" w:rsidRPr="00AE770F" w:rsidRDefault="00033D0D" w:rsidP="0081475A">
      <w:pPr>
        <w:pStyle w:val="BodyText"/>
        <w:ind w:left="720" w:right="158"/>
        <w:rPr>
          <w:sz w:val="24"/>
          <w:szCs w:val="24"/>
        </w:rPr>
      </w:pPr>
    </w:p>
    <w:p w14:paraId="72F1877B" w14:textId="724C8D69" w:rsidR="00033D0D" w:rsidRPr="00AE770F" w:rsidRDefault="00033D0D" w:rsidP="0081475A">
      <w:pPr>
        <w:pStyle w:val="BodyText"/>
        <w:ind w:left="720" w:right="158"/>
        <w:rPr>
          <w:sz w:val="24"/>
          <w:szCs w:val="24"/>
        </w:rPr>
      </w:pPr>
      <w:r w:rsidRPr="00AE770F">
        <w:rPr>
          <w:sz w:val="24"/>
          <w:szCs w:val="24"/>
        </w:rPr>
        <w:t xml:space="preserve">For </w:t>
      </w:r>
      <w:r w:rsidR="005D65A1">
        <w:rPr>
          <w:sz w:val="24"/>
          <w:szCs w:val="24"/>
        </w:rPr>
        <w:t xml:space="preserve">cloud computing services including </w:t>
      </w:r>
      <w:r w:rsidRPr="00AE770F">
        <w:rPr>
          <w:sz w:val="24"/>
          <w:szCs w:val="24"/>
        </w:rPr>
        <w:t>SaaS, the Contractor must support the FAA in implementing the appropriate set of controls defined within the FedRAMP Cloud Computing Security Requirements Baseline and the FedRAMP Continuous Monitoring Requirements for moderate impact systems (as defined in FedRAMP Baseline Security Controls v1.1 or successor).</w:t>
      </w:r>
    </w:p>
    <w:p w14:paraId="28FC431E" w14:textId="77777777" w:rsidR="00033D0D" w:rsidRPr="00AE770F" w:rsidRDefault="00033D0D" w:rsidP="0081475A">
      <w:pPr>
        <w:pStyle w:val="BodyText"/>
        <w:ind w:left="720" w:right="158"/>
        <w:rPr>
          <w:sz w:val="24"/>
          <w:szCs w:val="24"/>
        </w:rPr>
      </w:pPr>
    </w:p>
    <w:p w14:paraId="67394249" w14:textId="09947DD0" w:rsidR="00033D0D" w:rsidRPr="00AE770F" w:rsidRDefault="00033D0D" w:rsidP="0081475A">
      <w:pPr>
        <w:pStyle w:val="BodyText"/>
        <w:ind w:left="720" w:right="158"/>
        <w:rPr>
          <w:sz w:val="24"/>
          <w:szCs w:val="24"/>
        </w:rPr>
      </w:pPr>
      <w:r w:rsidRPr="00AE770F">
        <w:rPr>
          <w:sz w:val="24"/>
          <w:szCs w:val="24"/>
        </w:rPr>
        <w:t>Per FAA Security Policy, 1370.121</w:t>
      </w:r>
      <w:r w:rsidR="001A44C2" w:rsidRPr="00AE770F">
        <w:rPr>
          <w:sz w:val="24"/>
          <w:szCs w:val="24"/>
        </w:rPr>
        <w:t>B</w:t>
      </w:r>
      <w:r w:rsidRPr="00AE770F">
        <w:rPr>
          <w:sz w:val="24"/>
          <w:szCs w:val="24"/>
        </w:rPr>
        <w:t>, any proposed SaaS product offering must adhere to FedRAMP compliance requirements</w:t>
      </w:r>
      <w:r w:rsidR="00B93A87">
        <w:rPr>
          <w:sz w:val="24"/>
          <w:szCs w:val="24"/>
        </w:rPr>
        <w:t xml:space="preserve"> and use of FedRAMP certified Cloud Service </w:t>
      </w:r>
      <w:r w:rsidR="00B93A87">
        <w:rPr>
          <w:sz w:val="24"/>
          <w:szCs w:val="24"/>
        </w:rPr>
        <w:lastRenderedPageBreak/>
        <w:t xml:space="preserve">Provider (CSP).  </w:t>
      </w:r>
      <w:r w:rsidRPr="00AE770F">
        <w:rPr>
          <w:sz w:val="24"/>
          <w:szCs w:val="24"/>
        </w:rPr>
        <w:t xml:space="preserve">The AIT Information Security and Privacy Service (AIS) must leverage the FedRAMP and perform a security assessment on the customer controls for a resultant Authority to Operate (ATO) before it can be procured. </w:t>
      </w:r>
      <w:r w:rsidR="00B93A87">
        <w:rPr>
          <w:sz w:val="24"/>
          <w:szCs w:val="24"/>
        </w:rPr>
        <w:t>A CSP must maintain their certification throughout the Contract and adhere to continuous FAA monitoring that ensures the security posture of the CSP throughout the lifecycle of the service agreement.</w:t>
      </w:r>
    </w:p>
    <w:p w14:paraId="06EE73D3" w14:textId="77777777" w:rsidR="0016772E" w:rsidRPr="0087114D" w:rsidRDefault="0016772E" w:rsidP="00D51681">
      <w:pPr>
        <w:rPr>
          <w:rFonts w:ascii="Times New Roman" w:hAnsi="Times New Roman" w:cs="Times New Roman"/>
        </w:rPr>
      </w:pPr>
    </w:p>
    <w:p w14:paraId="1026FFCE" w14:textId="5D3D11DD" w:rsidR="00D51681" w:rsidRPr="001340F9" w:rsidRDefault="00896D88" w:rsidP="00E34D29">
      <w:pPr>
        <w:pStyle w:val="Heading1"/>
        <w:ind w:left="0" w:firstLine="0"/>
      </w:pPr>
      <w:bookmarkStart w:id="200" w:name="_Toc135289543"/>
      <w:r>
        <w:t xml:space="preserve">  </w:t>
      </w:r>
      <w:r w:rsidR="00D51681" w:rsidRPr="001340F9">
        <w:t>TECHN</w:t>
      </w:r>
      <w:r w:rsidR="009B59E9">
        <w:t>OLOGY REFRESHMENT</w:t>
      </w:r>
      <w:bookmarkEnd w:id="200"/>
    </w:p>
    <w:p w14:paraId="433048DE" w14:textId="77777777" w:rsidR="00D51681" w:rsidRPr="0087114D" w:rsidRDefault="00D51681" w:rsidP="00D51681">
      <w:pPr>
        <w:rPr>
          <w:rFonts w:ascii="Times New Roman" w:hAnsi="Times New Roman" w:cs="Times New Roman"/>
          <w:b/>
        </w:rPr>
      </w:pPr>
    </w:p>
    <w:p w14:paraId="72846E26" w14:textId="35677208" w:rsidR="00D51681" w:rsidRPr="00AE770F" w:rsidRDefault="00F47E83" w:rsidP="003D3BD4">
      <w:pPr>
        <w:pStyle w:val="BodyText"/>
        <w:rPr>
          <w:sz w:val="24"/>
          <w:szCs w:val="24"/>
        </w:rPr>
      </w:pPr>
      <w:r w:rsidRPr="00AE770F">
        <w:rPr>
          <w:sz w:val="24"/>
          <w:szCs w:val="24"/>
        </w:rPr>
        <w:t xml:space="preserve">The FAA will </w:t>
      </w:r>
      <w:r w:rsidR="00A25292">
        <w:rPr>
          <w:sz w:val="24"/>
          <w:szCs w:val="24"/>
        </w:rPr>
        <w:t>perform</w:t>
      </w:r>
      <w:r w:rsidRPr="00AE770F">
        <w:rPr>
          <w:sz w:val="24"/>
          <w:szCs w:val="24"/>
        </w:rPr>
        <w:t xml:space="preserve"> a Techn</w:t>
      </w:r>
      <w:r w:rsidR="00A25292">
        <w:rPr>
          <w:sz w:val="24"/>
          <w:szCs w:val="24"/>
        </w:rPr>
        <w:t>ology</w:t>
      </w:r>
      <w:r w:rsidRPr="00AE770F">
        <w:rPr>
          <w:sz w:val="24"/>
          <w:szCs w:val="24"/>
        </w:rPr>
        <w:t xml:space="preserve"> Refresh</w:t>
      </w:r>
      <w:r w:rsidR="00A25292">
        <w:rPr>
          <w:sz w:val="24"/>
          <w:szCs w:val="24"/>
        </w:rPr>
        <w:t>ment</w:t>
      </w:r>
      <w:r w:rsidRPr="00AE770F">
        <w:rPr>
          <w:sz w:val="24"/>
          <w:szCs w:val="24"/>
        </w:rPr>
        <w:t xml:space="preserve"> process for the addition of new </w:t>
      </w:r>
      <w:r w:rsidR="00E239BA">
        <w:rPr>
          <w:sz w:val="24"/>
          <w:szCs w:val="24"/>
        </w:rPr>
        <w:t>OEMs</w:t>
      </w:r>
      <w:r w:rsidR="00A25292">
        <w:rPr>
          <w:sz w:val="24"/>
          <w:szCs w:val="24"/>
        </w:rPr>
        <w:t>/</w:t>
      </w:r>
      <w:r w:rsidR="002304C7">
        <w:rPr>
          <w:sz w:val="24"/>
          <w:szCs w:val="24"/>
        </w:rPr>
        <w:t>products</w:t>
      </w:r>
      <w:r w:rsidR="00D0034D">
        <w:rPr>
          <w:sz w:val="24"/>
          <w:szCs w:val="24"/>
        </w:rPr>
        <w:t xml:space="preserve">, </w:t>
      </w:r>
      <w:r w:rsidRPr="00AE770F">
        <w:rPr>
          <w:sz w:val="24"/>
          <w:szCs w:val="24"/>
        </w:rPr>
        <w:t>the deletion of OEMs</w:t>
      </w:r>
      <w:r w:rsidR="00A25292">
        <w:rPr>
          <w:sz w:val="24"/>
          <w:szCs w:val="24"/>
        </w:rPr>
        <w:t>/products</w:t>
      </w:r>
      <w:r w:rsidRPr="00AE770F">
        <w:rPr>
          <w:sz w:val="24"/>
          <w:szCs w:val="24"/>
        </w:rPr>
        <w:t xml:space="preserve"> </w:t>
      </w:r>
      <w:r w:rsidR="00A25292">
        <w:rPr>
          <w:sz w:val="24"/>
          <w:szCs w:val="24"/>
        </w:rPr>
        <w:t>identified in Schedule OEM list</w:t>
      </w:r>
      <w:r w:rsidR="001261FB">
        <w:rPr>
          <w:sz w:val="24"/>
          <w:szCs w:val="24"/>
        </w:rPr>
        <w:t>, and/</w:t>
      </w:r>
      <w:r w:rsidR="0004162C">
        <w:rPr>
          <w:sz w:val="24"/>
          <w:szCs w:val="24"/>
        </w:rPr>
        <w:t xml:space="preserve">or </w:t>
      </w:r>
      <w:r w:rsidR="00446008">
        <w:rPr>
          <w:sz w:val="24"/>
          <w:szCs w:val="24"/>
        </w:rPr>
        <w:t xml:space="preserve">adjust in the event </w:t>
      </w:r>
      <w:r w:rsidR="0004162C">
        <w:rPr>
          <w:sz w:val="24"/>
          <w:szCs w:val="24"/>
        </w:rPr>
        <w:t xml:space="preserve">an OEM </w:t>
      </w:r>
      <w:r w:rsidR="00446008">
        <w:rPr>
          <w:sz w:val="24"/>
          <w:szCs w:val="24"/>
        </w:rPr>
        <w:t xml:space="preserve">is </w:t>
      </w:r>
      <w:r w:rsidR="0004162C">
        <w:rPr>
          <w:sz w:val="24"/>
          <w:szCs w:val="24"/>
        </w:rPr>
        <w:t>acquired by another OEM/provider</w:t>
      </w:r>
      <w:r w:rsidRPr="00AE770F">
        <w:rPr>
          <w:sz w:val="24"/>
          <w:szCs w:val="24"/>
        </w:rPr>
        <w:t xml:space="preserve">.  </w:t>
      </w:r>
      <w:r w:rsidR="00716C00">
        <w:rPr>
          <w:sz w:val="24"/>
          <w:szCs w:val="24"/>
        </w:rPr>
        <w:t>The process for Technology Refreshed approvals is described in Section G.4.3.</w:t>
      </w:r>
    </w:p>
    <w:p w14:paraId="3C3A167B" w14:textId="6B886D7B" w:rsidR="00A94AAD" w:rsidRDefault="00A94AAD">
      <w:pPr>
        <w:rPr>
          <w:rFonts w:ascii="Times New Roman" w:hAnsi="Times New Roman" w:cs="Times New Roman"/>
          <w:sz w:val="24"/>
          <w:szCs w:val="24"/>
        </w:rPr>
      </w:pPr>
    </w:p>
    <w:p w14:paraId="0E5B89E1" w14:textId="27D8C4B6" w:rsidR="00D51681" w:rsidRPr="001340F9" w:rsidRDefault="00896D88" w:rsidP="00E34D29">
      <w:pPr>
        <w:pStyle w:val="Heading1"/>
        <w:ind w:left="0" w:firstLine="0"/>
      </w:pPr>
      <w:bookmarkStart w:id="201" w:name="_Toc135289547"/>
      <w:r>
        <w:t xml:space="preserve">  </w:t>
      </w:r>
      <w:r w:rsidR="00D51681" w:rsidRPr="001340F9">
        <w:t>RETURNS</w:t>
      </w:r>
      <w:r w:rsidR="00D51681" w:rsidRPr="001340F9">
        <w:rPr>
          <w:spacing w:val="-7"/>
        </w:rPr>
        <w:t xml:space="preserve"> </w:t>
      </w:r>
      <w:r w:rsidR="00D51681" w:rsidRPr="001340F9">
        <w:t>AND</w:t>
      </w:r>
      <w:r w:rsidR="00D51681" w:rsidRPr="001340F9">
        <w:rPr>
          <w:spacing w:val="-5"/>
        </w:rPr>
        <w:t xml:space="preserve"> </w:t>
      </w:r>
      <w:r w:rsidR="00D51681" w:rsidRPr="001340F9">
        <w:t>REPLACEMENTS</w:t>
      </w:r>
      <w:bookmarkEnd w:id="201"/>
    </w:p>
    <w:p w14:paraId="68C53A67" w14:textId="77777777" w:rsidR="00D51681" w:rsidRPr="0087114D" w:rsidRDefault="00D51681" w:rsidP="00D51681">
      <w:pPr>
        <w:rPr>
          <w:rFonts w:ascii="Times New Roman" w:hAnsi="Times New Roman" w:cs="Times New Roman"/>
          <w:b/>
        </w:rPr>
      </w:pPr>
    </w:p>
    <w:p w14:paraId="715E6E10" w14:textId="7A61F828" w:rsidR="00D51681" w:rsidRPr="00AE770F" w:rsidRDefault="00D51681" w:rsidP="003D3BD4">
      <w:pPr>
        <w:pStyle w:val="BodyText"/>
        <w:rPr>
          <w:sz w:val="24"/>
          <w:szCs w:val="24"/>
        </w:rPr>
      </w:pPr>
      <w:r w:rsidRPr="00AE770F">
        <w:rPr>
          <w:sz w:val="24"/>
          <w:szCs w:val="24"/>
        </w:rPr>
        <w:t>The Government may return items that are found to be damaged or in unacceptable condition at the discretion of the</w:t>
      </w:r>
      <w:r w:rsidRPr="00AE770F">
        <w:rPr>
          <w:spacing w:val="-48"/>
          <w:sz w:val="24"/>
          <w:szCs w:val="24"/>
        </w:rPr>
        <w:t xml:space="preserve">    </w:t>
      </w:r>
      <w:r w:rsidRPr="00AE770F">
        <w:rPr>
          <w:sz w:val="24"/>
          <w:szCs w:val="24"/>
        </w:rPr>
        <w:t>Government within thirty (30) calendar days of receipt. Return of damaged items or items in unacceptable condition</w:t>
      </w:r>
      <w:r w:rsidRPr="00AE770F">
        <w:rPr>
          <w:spacing w:val="-48"/>
          <w:sz w:val="24"/>
          <w:szCs w:val="24"/>
        </w:rPr>
        <w:t xml:space="preserve"> </w:t>
      </w:r>
      <w:r w:rsidRPr="00AE770F">
        <w:rPr>
          <w:sz w:val="24"/>
          <w:szCs w:val="24"/>
        </w:rPr>
        <w:t>must be returned at the Contractor’s expense. The Government may elect to return the items for replacement or for</w:t>
      </w:r>
      <w:r w:rsidRPr="00AE770F">
        <w:rPr>
          <w:spacing w:val="1"/>
          <w:sz w:val="24"/>
          <w:szCs w:val="24"/>
        </w:rPr>
        <w:t xml:space="preserve"> </w:t>
      </w:r>
      <w:r w:rsidRPr="00AE770F">
        <w:rPr>
          <w:sz w:val="24"/>
          <w:szCs w:val="24"/>
        </w:rPr>
        <w:t>credit</w:t>
      </w:r>
      <w:r w:rsidR="00B1754A">
        <w:rPr>
          <w:sz w:val="24"/>
          <w:szCs w:val="24"/>
        </w:rPr>
        <w:t>.</w:t>
      </w:r>
      <w:r w:rsidRPr="00AE770F">
        <w:rPr>
          <w:spacing w:val="-1"/>
          <w:sz w:val="24"/>
          <w:szCs w:val="24"/>
        </w:rPr>
        <w:t xml:space="preserve"> </w:t>
      </w:r>
      <w:r w:rsidRPr="00AE770F">
        <w:rPr>
          <w:sz w:val="24"/>
          <w:szCs w:val="24"/>
        </w:rPr>
        <w:t>Credit for returned goods must</w:t>
      </w:r>
      <w:r w:rsidRPr="00AE770F">
        <w:rPr>
          <w:spacing w:val="-2"/>
          <w:sz w:val="24"/>
          <w:szCs w:val="24"/>
        </w:rPr>
        <w:t xml:space="preserve"> </w:t>
      </w:r>
      <w:r w:rsidRPr="00AE770F">
        <w:rPr>
          <w:sz w:val="24"/>
          <w:szCs w:val="24"/>
        </w:rPr>
        <w:t xml:space="preserve">be made </w:t>
      </w:r>
      <w:r w:rsidR="00F47E83" w:rsidRPr="00AE770F">
        <w:rPr>
          <w:sz w:val="24"/>
          <w:szCs w:val="24"/>
        </w:rPr>
        <w:t xml:space="preserve">within thirty (30) calendar days </w:t>
      </w:r>
      <w:r w:rsidRPr="00AE770F">
        <w:rPr>
          <w:sz w:val="24"/>
          <w:szCs w:val="24"/>
        </w:rPr>
        <w:t>after the</w:t>
      </w:r>
      <w:r w:rsidRPr="00AE770F">
        <w:rPr>
          <w:spacing w:val="-2"/>
          <w:sz w:val="24"/>
          <w:szCs w:val="24"/>
        </w:rPr>
        <w:t xml:space="preserve"> </w:t>
      </w:r>
      <w:r w:rsidRPr="00AE770F">
        <w:rPr>
          <w:sz w:val="24"/>
          <w:szCs w:val="24"/>
        </w:rPr>
        <w:t>Contractor receives returned goods.</w:t>
      </w:r>
    </w:p>
    <w:p w14:paraId="4EB14430" w14:textId="5FBBCF7A" w:rsidR="00D51681" w:rsidRDefault="00D51681" w:rsidP="00D51681">
      <w:pPr>
        <w:rPr>
          <w:rFonts w:ascii="Times New Roman" w:hAnsi="Times New Roman" w:cs="Times New Roman"/>
        </w:rPr>
      </w:pPr>
    </w:p>
    <w:p w14:paraId="0191C054" w14:textId="23DCCF3E" w:rsidR="00D51681" w:rsidRPr="00F0310E" w:rsidRDefault="00896D88" w:rsidP="00E34D29">
      <w:pPr>
        <w:pStyle w:val="Heading1"/>
        <w:ind w:left="0" w:firstLine="0"/>
      </w:pPr>
      <w:r>
        <w:t xml:space="preserve">  </w:t>
      </w:r>
      <w:r w:rsidR="00454B67">
        <w:t xml:space="preserve">ISO 9001 </w:t>
      </w:r>
      <w:r w:rsidR="002D08B9">
        <w:t>CERTIFICATION</w:t>
      </w:r>
    </w:p>
    <w:p w14:paraId="4F8C16A7" w14:textId="77777777" w:rsidR="00D51681" w:rsidRPr="0087114D" w:rsidRDefault="00D51681" w:rsidP="00D51681">
      <w:pPr>
        <w:rPr>
          <w:rFonts w:ascii="Times New Roman" w:hAnsi="Times New Roman" w:cs="Times New Roman"/>
          <w:b/>
        </w:rPr>
      </w:pPr>
    </w:p>
    <w:p w14:paraId="4C4DF117" w14:textId="5B86D3C4" w:rsidR="00D51681" w:rsidRPr="00AE770F" w:rsidRDefault="00D51681" w:rsidP="003D3BD4">
      <w:pPr>
        <w:pStyle w:val="BodyText"/>
        <w:rPr>
          <w:sz w:val="24"/>
          <w:szCs w:val="24"/>
        </w:rPr>
      </w:pPr>
      <w:r w:rsidRPr="00AE770F">
        <w:rPr>
          <w:sz w:val="24"/>
          <w:szCs w:val="24"/>
        </w:rPr>
        <w:t>All goods provided to the Government must be free from defects in materials and workmanship, given normal use</w:t>
      </w:r>
      <w:r w:rsidR="008C0D6F">
        <w:rPr>
          <w:sz w:val="24"/>
          <w:szCs w:val="24"/>
        </w:rPr>
        <w:t xml:space="preserve"> </w:t>
      </w:r>
      <w:r w:rsidRPr="00AE770F">
        <w:rPr>
          <w:spacing w:val="-47"/>
          <w:sz w:val="24"/>
          <w:szCs w:val="24"/>
        </w:rPr>
        <w:t xml:space="preserve"> </w:t>
      </w:r>
      <w:r w:rsidRPr="00AE770F">
        <w:rPr>
          <w:sz w:val="24"/>
          <w:szCs w:val="24"/>
        </w:rPr>
        <w:t xml:space="preserve">and care, over the period of the manufacturer warranty. </w:t>
      </w:r>
    </w:p>
    <w:p w14:paraId="6526DE4A" w14:textId="77777777" w:rsidR="00D51681" w:rsidRPr="00AE770F" w:rsidRDefault="00D51681" w:rsidP="003D3BD4">
      <w:pPr>
        <w:pStyle w:val="BodyText"/>
        <w:rPr>
          <w:sz w:val="24"/>
          <w:szCs w:val="24"/>
        </w:rPr>
      </w:pPr>
    </w:p>
    <w:p w14:paraId="1F2A9C0B" w14:textId="4F3B412A" w:rsidR="00D51681" w:rsidRPr="00AE770F" w:rsidRDefault="00D51681" w:rsidP="003D3BD4">
      <w:pPr>
        <w:pStyle w:val="BodyText"/>
        <w:rPr>
          <w:sz w:val="24"/>
          <w:szCs w:val="24"/>
        </w:rPr>
      </w:pPr>
      <w:r w:rsidRPr="00AE770F">
        <w:rPr>
          <w:sz w:val="24"/>
          <w:szCs w:val="24"/>
        </w:rPr>
        <w:t>The</w:t>
      </w:r>
      <w:r w:rsidRPr="00AE770F">
        <w:rPr>
          <w:spacing w:val="-2"/>
          <w:sz w:val="24"/>
          <w:szCs w:val="24"/>
        </w:rPr>
        <w:t xml:space="preserve"> </w:t>
      </w:r>
      <w:r w:rsidRPr="00AE770F">
        <w:rPr>
          <w:sz w:val="24"/>
          <w:szCs w:val="24"/>
        </w:rPr>
        <w:t>Contractor</w:t>
      </w:r>
      <w:r w:rsidRPr="00AE770F">
        <w:rPr>
          <w:spacing w:val="-2"/>
          <w:sz w:val="24"/>
          <w:szCs w:val="24"/>
        </w:rPr>
        <w:t xml:space="preserve"> </w:t>
      </w:r>
      <w:r w:rsidRPr="00AE770F">
        <w:rPr>
          <w:sz w:val="24"/>
          <w:szCs w:val="24"/>
        </w:rPr>
        <w:t>must</w:t>
      </w:r>
      <w:r w:rsidRPr="00AE770F">
        <w:rPr>
          <w:spacing w:val="-1"/>
          <w:sz w:val="24"/>
          <w:szCs w:val="24"/>
        </w:rPr>
        <w:t xml:space="preserve"> </w:t>
      </w:r>
      <w:r w:rsidRPr="00AE770F">
        <w:rPr>
          <w:sz w:val="24"/>
          <w:szCs w:val="24"/>
        </w:rPr>
        <w:t>hold</w:t>
      </w:r>
      <w:r w:rsidRPr="00AE770F">
        <w:rPr>
          <w:spacing w:val="-2"/>
          <w:sz w:val="24"/>
          <w:szCs w:val="24"/>
        </w:rPr>
        <w:t xml:space="preserve"> </w:t>
      </w:r>
      <w:r w:rsidRPr="00AE770F">
        <w:rPr>
          <w:sz w:val="24"/>
          <w:szCs w:val="24"/>
        </w:rPr>
        <w:t>a</w:t>
      </w:r>
      <w:r w:rsidRPr="00AE770F">
        <w:rPr>
          <w:spacing w:val="-1"/>
          <w:sz w:val="24"/>
          <w:szCs w:val="24"/>
        </w:rPr>
        <w:t xml:space="preserve"> </w:t>
      </w:r>
      <w:r w:rsidRPr="00AE770F">
        <w:rPr>
          <w:sz w:val="24"/>
          <w:szCs w:val="24"/>
        </w:rPr>
        <w:t>current</w:t>
      </w:r>
      <w:r w:rsidRPr="00AE770F">
        <w:rPr>
          <w:spacing w:val="-2"/>
          <w:sz w:val="24"/>
          <w:szCs w:val="24"/>
        </w:rPr>
        <w:t xml:space="preserve"> </w:t>
      </w:r>
      <w:r w:rsidRPr="00AE770F">
        <w:rPr>
          <w:sz w:val="24"/>
          <w:szCs w:val="24"/>
        </w:rPr>
        <w:t>certification</w:t>
      </w:r>
      <w:r w:rsidRPr="00AE770F">
        <w:rPr>
          <w:spacing w:val="-1"/>
          <w:sz w:val="24"/>
          <w:szCs w:val="24"/>
        </w:rPr>
        <w:t xml:space="preserve"> </w:t>
      </w:r>
      <w:r w:rsidRPr="00AE770F">
        <w:rPr>
          <w:sz w:val="24"/>
          <w:szCs w:val="24"/>
        </w:rPr>
        <w:t>under</w:t>
      </w:r>
      <w:r w:rsidRPr="00AE770F">
        <w:rPr>
          <w:spacing w:val="-2"/>
          <w:sz w:val="24"/>
          <w:szCs w:val="24"/>
        </w:rPr>
        <w:t xml:space="preserve"> </w:t>
      </w:r>
      <w:r w:rsidRPr="00AE770F">
        <w:rPr>
          <w:sz w:val="24"/>
          <w:szCs w:val="24"/>
        </w:rPr>
        <w:t>the</w:t>
      </w:r>
      <w:r w:rsidRPr="00AE770F">
        <w:rPr>
          <w:spacing w:val="-2"/>
          <w:sz w:val="24"/>
          <w:szCs w:val="24"/>
        </w:rPr>
        <w:t xml:space="preserve"> </w:t>
      </w:r>
      <w:r w:rsidRPr="00AE770F">
        <w:rPr>
          <w:sz w:val="24"/>
          <w:szCs w:val="24"/>
        </w:rPr>
        <w:t>International</w:t>
      </w:r>
      <w:r w:rsidRPr="00AE770F">
        <w:rPr>
          <w:spacing w:val="-1"/>
          <w:sz w:val="24"/>
          <w:szCs w:val="24"/>
        </w:rPr>
        <w:t xml:space="preserve"> </w:t>
      </w:r>
      <w:r w:rsidRPr="00AE770F">
        <w:rPr>
          <w:sz w:val="24"/>
          <w:szCs w:val="24"/>
        </w:rPr>
        <w:t>Standards</w:t>
      </w:r>
      <w:r w:rsidRPr="00AE770F">
        <w:rPr>
          <w:spacing w:val="-3"/>
          <w:sz w:val="24"/>
          <w:szCs w:val="24"/>
        </w:rPr>
        <w:t xml:space="preserve"> </w:t>
      </w:r>
      <w:r w:rsidRPr="00AE770F">
        <w:rPr>
          <w:sz w:val="24"/>
          <w:szCs w:val="24"/>
        </w:rPr>
        <w:t>Organization</w:t>
      </w:r>
      <w:r w:rsidRPr="00AE770F">
        <w:rPr>
          <w:spacing w:val="-1"/>
          <w:sz w:val="24"/>
          <w:szCs w:val="24"/>
        </w:rPr>
        <w:t xml:space="preserve"> </w:t>
      </w:r>
      <w:r w:rsidRPr="00AE770F">
        <w:rPr>
          <w:sz w:val="24"/>
          <w:szCs w:val="24"/>
        </w:rPr>
        <w:t>(ISO)</w:t>
      </w:r>
      <w:r w:rsidRPr="00AE770F">
        <w:rPr>
          <w:spacing w:val="-2"/>
          <w:sz w:val="24"/>
          <w:szCs w:val="24"/>
        </w:rPr>
        <w:t xml:space="preserve"> </w:t>
      </w:r>
      <w:r w:rsidRPr="00AE770F">
        <w:rPr>
          <w:sz w:val="24"/>
          <w:szCs w:val="24"/>
        </w:rPr>
        <w:t xml:space="preserve">9001Standard </w:t>
      </w:r>
      <w:r w:rsidR="003A1C53">
        <w:rPr>
          <w:sz w:val="24"/>
          <w:szCs w:val="24"/>
        </w:rPr>
        <w:t>via a</w:t>
      </w:r>
      <w:r w:rsidR="00246087">
        <w:rPr>
          <w:sz w:val="24"/>
          <w:szCs w:val="24"/>
        </w:rPr>
        <w:t xml:space="preserve"> </w:t>
      </w:r>
      <w:r w:rsidR="00742284">
        <w:rPr>
          <w:sz w:val="24"/>
          <w:szCs w:val="24"/>
        </w:rPr>
        <w:t xml:space="preserve">current </w:t>
      </w:r>
      <w:r w:rsidR="00742284" w:rsidRPr="00AE770F">
        <w:rPr>
          <w:sz w:val="24"/>
          <w:szCs w:val="24"/>
        </w:rPr>
        <w:t>ISO</w:t>
      </w:r>
      <w:r w:rsidRPr="00AE770F">
        <w:rPr>
          <w:sz w:val="24"/>
          <w:szCs w:val="24"/>
        </w:rPr>
        <w:t xml:space="preserve"> 9001:2015, and the Contractor must maintain the certification for the duration of Contract</w:t>
      </w:r>
      <w:r w:rsidRPr="00AE770F">
        <w:rPr>
          <w:spacing w:val="1"/>
          <w:sz w:val="24"/>
          <w:szCs w:val="24"/>
        </w:rPr>
        <w:t xml:space="preserve"> </w:t>
      </w:r>
      <w:r w:rsidRPr="00AE770F">
        <w:rPr>
          <w:sz w:val="24"/>
          <w:szCs w:val="24"/>
        </w:rPr>
        <w:t>performance.</w:t>
      </w:r>
      <w:r w:rsidRPr="00AE770F">
        <w:rPr>
          <w:spacing w:val="-1"/>
          <w:sz w:val="24"/>
          <w:szCs w:val="24"/>
        </w:rPr>
        <w:t xml:space="preserve"> </w:t>
      </w:r>
      <w:r w:rsidRPr="00AE770F">
        <w:rPr>
          <w:sz w:val="24"/>
          <w:szCs w:val="24"/>
        </w:rPr>
        <w:t>The Contractor must maintain all OEM</w:t>
      </w:r>
      <w:r w:rsidRPr="00AE770F">
        <w:rPr>
          <w:spacing w:val="-1"/>
          <w:sz w:val="24"/>
          <w:szCs w:val="24"/>
        </w:rPr>
        <w:t xml:space="preserve"> </w:t>
      </w:r>
      <w:r w:rsidRPr="00AE770F">
        <w:rPr>
          <w:sz w:val="24"/>
          <w:szCs w:val="24"/>
        </w:rPr>
        <w:t>reseller certifications.</w:t>
      </w:r>
    </w:p>
    <w:p w14:paraId="3787FE92" w14:textId="77777777" w:rsidR="00185597" w:rsidRDefault="00185597" w:rsidP="00D51681">
      <w:pPr>
        <w:rPr>
          <w:rFonts w:ascii="Times New Roman" w:hAnsi="Times New Roman" w:cs="Times New Roman"/>
        </w:rPr>
      </w:pPr>
    </w:p>
    <w:p w14:paraId="762F0255" w14:textId="7A360E1B" w:rsidR="00D51681" w:rsidRPr="009916D8" w:rsidRDefault="00ED6FB5" w:rsidP="00E34D29">
      <w:pPr>
        <w:rPr>
          <w:rFonts w:ascii="Times New Roman" w:hAnsi="Times New Roman" w:cs="Times New Roman"/>
          <w:b/>
          <w:bCs/>
          <w:sz w:val="28"/>
          <w:szCs w:val="28"/>
        </w:rPr>
      </w:pPr>
      <w:r w:rsidRPr="009916D8">
        <w:rPr>
          <w:rFonts w:ascii="Times New Roman" w:hAnsi="Times New Roman" w:cs="Times New Roman"/>
          <w:b/>
          <w:bCs/>
          <w:sz w:val="28"/>
          <w:szCs w:val="28"/>
        </w:rPr>
        <w:t>2</w:t>
      </w:r>
      <w:r w:rsidR="009916D8">
        <w:rPr>
          <w:rFonts w:ascii="Times New Roman" w:hAnsi="Times New Roman" w:cs="Times New Roman"/>
          <w:b/>
          <w:bCs/>
          <w:sz w:val="28"/>
          <w:szCs w:val="28"/>
        </w:rPr>
        <w:t>6</w:t>
      </w:r>
      <w:r w:rsidRPr="009916D8">
        <w:rPr>
          <w:rFonts w:ascii="Times New Roman" w:hAnsi="Times New Roman" w:cs="Times New Roman"/>
          <w:b/>
          <w:bCs/>
          <w:sz w:val="28"/>
          <w:szCs w:val="28"/>
        </w:rPr>
        <w:t xml:space="preserve">. </w:t>
      </w:r>
      <w:r w:rsidR="00040BE5" w:rsidRPr="009916D8">
        <w:rPr>
          <w:rFonts w:ascii="Times New Roman" w:hAnsi="Times New Roman" w:cs="Times New Roman"/>
          <w:b/>
          <w:bCs/>
          <w:sz w:val="28"/>
          <w:szCs w:val="28"/>
        </w:rPr>
        <w:t>CONTRACT MANAGEMENT</w:t>
      </w:r>
    </w:p>
    <w:p w14:paraId="22F83E42" w14:textId="466797C5" w:rsidR="00D51681" w:rsidRPr="001340F9" w:rsidRDefault="00E34D29" w:rsidP="00E34D29">
      <w:pPr>
        <w:pStyle w:val="Heading1"/>
        <w:numPr>
          <w:ilvl w:val="0"/>
          <w:numId w:val="0"/>
        </w:numPr>
      </w:pPr>
      <w:bookmarkStart w:id="202" w:name="_Toc135289560"/>
      <w:r>
        <w:t>26.</w:t>
      </w:r>
      <w:r w:rsidR="00040BE5">
        <w:t>1</w:t>
      </w:r>
      <w:r w:rsidR="00896D88">
        <w:t xml:space="preserve">  </w:t>
      </w:r>
      <w:r w:rsidR="00BD55C1">
        <w:t xml:space="preserve">MONTHLY </w:t>
      </w:r>
      <w:r w:rsidR="00040BE5">
        <w:t xml:space="preserve">STATUS </w:t>
      </w:r>
      <w:r w:rsidR="00D51681" w:rsidRPr="001340F9">
        <w:t>MEETINGS</w:t>
      </w:r>
      <w:r w:rsidR="00D51681" w:rsidRPr="001340F9">
        <w:rPr>
          <w:spacing w:val="-3"/>
        </w:rPr>
        <w:t xml:space="preserve"> </w:t>
      </w:r>
      <w:bookmarkEnd w:id="202"/>
    </w:p>
    <w:p w14:paraId="28791DFB" w14:textId="77777777" w:rsidR="00D51681" w:rsidRPr="0087114D" w:rsidRDefault="00D51681" w:rsidP="00D51681">
      <w:pPr>
        <w:rPr>
          <w:rFonts w:ascii="Times New Roman" w:hAnsi="Times New Roman" w:cs="Times New Roman"/>
          <w:b/>
        </w:rPr>
      </w:pPr>
    </w:p>
    <w:p w14:paraId="497FDBE8" w14:textId="308039FC" w:rsidR="00D51681" w:rsidRPr="001D1162" w:rsidRDefault="00040BE5" w:rsidP="0075562F">
      <w:pPr>
        <w:pStyle w:val="BodyText"/>
        <w:rPr>
          <w:sz w:val="24"/>
          <w:szCs w:val="24"/>
        </w:rPr>
      </w:pPr>
      <w:r>
        <w:rPr>
          <w:sz w:val="24"/>
          <w:szCs w:val="24"/>
        </w:rPr>
        <w:t xml:space="preserve">The Contractor must participate in meeting with </w:t>
      </w:r>
      <w:r w:rsidR="00E56A75">
        <w:rPr>
          <w:sz w:val="24"/>
          <w:szCs w:val="24"/>
        </w:rPr>
        <w:t>t</w:t>
      </w:r>
      <w:r w:rsidR="00D51681" w:rsidRPr="001D1162">
        <w:rPr>
          <w:sz w:val="24"/>
          <w:szCs w:val="24"/>
        </w:rPr>
        <w:t>he</w:t>
      </w:r>
      <w:r w:rsidR="00D51681" w:rsidRPr="001D1162">
        <w:rPr>
          <w:spacing w:val="-2"/>
          <w:sz w:val="24"/>
          <w:szCs w:val="24"/>
        </w:rPr>
        <w:t xml:space="preserve"> </w:t>
      </w:r>
      <w:r w:rsidR="00931CD3">
        <w:rPr>
          <w:spacing w:val="-2"/>
          <w:sz w:val="24"/>
          <w:szCs w:val="24"/>
        </w:rPr>
        <w:t xml:space="preserve">SAVES </w:t>
      </w:r>
      <w:r w:rsidR="00BD55C1">
        <w:rPr>
          <w:spacing w:val="-2"/>
          <w:sz w:val="24"/>
          <w:szCs w:val="24"/>
        </w:rPr>
        <w:t xml:space="preserve">ACO, </w:t>
      </w:r>
      <w:r w:rsidR="00D51681" w:rsidRPr="001D1162">
        <w:rPr>
          <w:sz w:val="24"/>
          <w:szCs w:val="24"/>
        </w:rPr>
        <w:t>COR</w:t>
      </w:r>
      <w:r w:rsidR="00BD55C1">
        <w:rPr>
          <w:sz w:val="24"/>
          <w:szCs w:val="24"/>
        </w:rPr>
        <w:t>,</w:t>
      </w:r>
      <w:r w:rsidR="00D51681" w:rsidRPr="001D1162">
        <w:rPr>
          <w:spacing w:val="-1"/>
          <w:sz w:val="24"/>
          <w:szCs w:val="24"/>
        </w:rPr>
        <w:t xml:space="preserve"> </w:t>
      </w:r>
      <w:r w:rsidR="00D51681" w:rsidRPr="001D1162">
        <w:rPr>
          <w:sz w:val="24"/>
          <w:szCs w:val="24"/>
        </w:rPr>
        <w:t>and</w:t>
      </w:r>
      <w:r w:rsidR="00D51681" w:rsidRPr="001D1162">
        <w:rPr>
          <w:spacing w:val="-1"/>
          <w:sz w:val="24"/>
          <w:szCs w:val="24"/>
        </w:rPr>
        <w:t xml:space="preserve"> </w:t>
      </w:r>
      <w:r w:rsidR="00D51681" w:rsidRPr="001D1162">
        <w:rPr>
          <w:sz w:val="24"/>
          <w:szCs w:val="24"/>
        </w:rPr>
        <w:t>Program</w:t>
      </w:r>
      <w:r w:rsidR="00D51681" w:rsidRPr="001D1162">
        <w:rPr>
          <w:spacing w:val="-2"/>
          <w:sz w:val="24"/>
          <w:szCs w:val="24"/>
        </w:rPr>
        <w:t xml:space="preserve"> </w:t>
      </w:r>
      <w:r w:rsidR="00D51681" w:rsidRPr="001D1162">
        <w:rPr>
          <w:sz w:val="24"/>
          <w:szCs w:val="24"/>
        </w:rPr>
        <w:t>Manager</w:t>
      </w:r>
      <w:r>
        <w:rPr>
          <w:sz w:val="24"/>
          <w:szCs w:val="24"/>
        </w:rPr>
        <w:t>.  The meetings will be</w:t>
      </w:r>
      <w:r w:rsidR="00E013F3">
        <w:rPr>
          <w:sz w:val="24"/>
          <w:szCs w:val="24"/>
        </w:rPr>
        <w:t xml:space="preserve"> </w:t>
      </w:r>
      <w:r w:rsidR="00D51681" w:rsidRPr="001D1162">
        <w:rPr>
          <w:sz w:val="24"/>
          <w:szCs w:val="24"/>
        </w:rPr>
        <w:t xml:space="preserve">to discuss </w:t>
      </w:r>
      <w:r w:rsidR="00BD55C1">
        <w:rPr>
          <w:sz w:val="24"/>
          <w:szCs w:val="24"/>
        </w:rPr>
        <w:t>the following:</w:t>
      </w:r>
    </w:p>
    <w:p w14:paraId="49243630" w14:textId="77777777" w:rsidR="00D51681" w:rsidRPr="001D1162" w:rsidRDefault="00D51681" w:rsidP="0075562F">
      <w:pPr>
        <w:pStyle w:val="BodyText"/>
        <w:rPr>
          <w:sz w:val="24"/>
          <w:szCs w:val="24"/>
        </w:rPr>
      </w:pPr>
    </w:p>
    <w:p w14:paraId="5D735F40" w14:textId="77777777" w:rsidR="00B77E99" w:rsidRDefault="00761F85" w:rsidP="00761F85">
      <w:pPr>
        <w:pStyle w:val="BodyText"/>
        <w:numPr>
          <w:ilvl w:val="0"/>
          <w:numId w:val="38"/>
        </w:numPr>
        <w:rPr>
          <w:sz w:val="24"/>
          <w:szCs w:val="24"/>
        </w:rPr>
      </w:pPr>
      <w:r w:rsidRPr="00761F85">
        <w:rPr>
          <w:sz w:val="24"/>
          <w:szCs w:val="24"/>
        </w:rPr>
        <w:t>Discuss improvements to technical and administrative processes</w:t>
      </w:r>
    </w:p>
    <w:p w14:paraId="5CF4E9FC" w14:textId="1B8F2461" w:rsidR="00D51681" w:rsidRPr="00761F85" w:rsidRDefault="00761F85" w:rsidP="00761F85">
      <w:pPr>
        <w:pStyle w:val="BodyText"/>
        <w:numPr>
          <w:ilvl w:val="0"/>
          <w:numId w:val="38"/>
        </w:numPr>
        <w:rPr>
          <w:sz w:val="24"/>
          <w:szCs w:val="24"/>
        </w:rPr>
      </w:pPr>
      <w:r>
        <w:rPr>
          <w:sz w:val="24"/>
          <w:szCs w:val="24"/>
        </w:rPr>
        <w:t>Incorporate customer feedback</w:t>
      </w:r>
    </w:p>
    <w:p w14:paraId="226A69A8" w14:textId="3ACEC1EA" w:rsidR="00D51681" w:rsidRPr="001D1162" w:rsidRDefault="00761F85" w:rsidP="0075562F">
      <w:pPr>
        <w:pStyle w:val="BodyText"/>
        <w:numPr>
          <w:ilvl w:val="0"/>
          <w:numId w:val="38"/>
        </w:numPr>
        <w:rPr>
          <w:sz w:val="24"/>
          <w:szCs w:val="24"/>
        </w:rPr>
      </w:pPr>
      <w:r>
        <w:rPr>
          <w:sz w:val="24"/>
          <w:szCs w:val="24"/>
        </w:rPr>
        <w:lastRenderedPageBreak/>
        <w:t xml:space="preserve">Issues and concerns </w:t>
      </w:r>
    </w:p>
    <w:p w14:paraId="144E58F3" w14:textId="4FE00CDF" w:rsidR="00BD55C1" w:rsidRPr="001D1162" w:rsidRDefault="00753D0A" w:rsidP="0075562F">
      <w:pPr>
        <w:pStyle w:val="BodyText"/>
        <w:numPr>
          <w:ilvl w:val="0"/>
          <w:numId w:val="38"/>
        </w:numPr>
        <w:rPr>
          <w:sz w:val="24"/>
          <w:szCs w:val="24"/>
        </w:rPr>
      </w:pPr>
      <w:r>
        <w:rPr>
          <w:sz w:val="24"/>
          <w:szCs w:val="24"/>
        </w:rPr>
        <w:t>C</w:t>
      </w:r>
      <w:r w:rsidR="00BD55C1" w:rsidRPr="001D1162">
        <w:rPr>
          <w:sz w:val="24"/>
          <w:szCs w:val="24"/>
        </w:rPr>
        <w:t>ontract changes, warranty issues or other items</w:t>
      </w:r>
    </w:p>
    <w:p w14:paraId="06EE72F7" w14:textId="77777777" w:rsidR="00D51681" w:rsidRPr="001D1162" w:rsidRDefault="00D51681" w:rsidP="0075562F">
      <w:pPr>
        <w:pStyle w:val="BodyText"/>
        <w:rPr>
          <w:sz w:val="24"/>
          <w:szCs w:val="24"/>
        </w:rPr>
      </w:pPr>
    </w:p>
    <w:p w14:paraId="1C846539" w14:textId="12963A10" w:rsidR="00D51681" w:rsidRPr="001D1162" w:rsidRDefault="00D51681" w:rsidP="0075562F">
      <w:pPr>
        <w:pStyle w:val="BodyText"/>
        <w:rPr>
          <w:sz w:val="24"/>
          <w:szCs w:val="24"/>
        </w:rPr>
      </w:pPr>
      <w:r w:rsidRPr="001D1162">
        <w:rPr>
          <w:sz w:val="24"/>
          <w:szCs w:val="24"/>
        </w:rPr>
        <w:t>It is the Contractor’s responsibility to have personnel at the meetings who have decision-making authority</w:t>
      </w:r>
      <w:r w:rsidR="002560CC" w:rsidRPr="001D1162">
        <w:rPr>
          <w:sz w:val="24"/>
          <w:szCs w:val="24"/>
        </w:rPr>
        <w:t xml:space="preserve"> for the Contractor</w:t>
      </w:r>
      <w:r w:rsidRPr="001D1162">
        <w:rPr>
          <w:sz w:val="24"/>
          <w:szCs w:val="24"/>
        </w:rPr>
        <w:t xml:space="preserve">. Minutes from the meetings must be kept by the Contractor and sent to the </w:t>
      </w:r>
      <w:r w:rsidR="00040BE5">
        <w:rPr>
          <w:sz w:val="24"/>
          <w:szCs w:val="24"/>
        </w:rPr>
        <w:t xml:space="preserve">SAVES </w:t>
      </w:r>
      <w:r w:rsidR="00CC0377">
        <w:rPr>
          <w:sz w:val="24"/>
          <w:szCs w:val="24"/>
        </w:rPr>
        <w:t xml:space="preserve">personnel </w:t>
      </w:r>
      <w:r w:rsidRPr="001D1162">
        <w:rPr>
          <w:sz w:val="24"/>
          <w:szCs w:val="24"/>
        </w:rPr>
        <w:t xml:space="preserve">by close of business on the following business day. </w:t>
      </w:r>
    </w:p>
    <w:p w14:paraId="74563FBB" w14:textId="7A61FE20" w:rsidR="00181A14" w:rsidRPr="001340F9" w:rsidRDefault="00BE7B3D" w:rsidP="0075562F">
      <w:pPr>
        <w:pStyle w:val="BodyText"/>
        <w:rPr>
          <w:b/>
        </w:rPr>
      </w:pPr>
      <w:r w:rsidRPr="001340F9">
        <w:t xml:space="preserve"> </w:t>
      </w:r>
    </w:p>
    <w:p w14:paraId="60F516CE" w14:textId="55334609" w:rsidR="00931CD3" w:rsidRPr="001340F9" w:rsidRDefault="00040BE5" w:rsidP="00E34D29">
      <w:pPr>
        <w:pStyle w:val="Heading1"/>
        <w:numPr>
          <w:ilvl w:val="0"/>
          <w:numId w:val="0"/>
        </w:numPr>
      </w:pPr>
      <w:r>
        <w:rPr>
          <w:spacing w:val="-3"/>
        </w:rPr>
        <w:t>2</w:t>
      </w:r>
      <w:r w:rsidR="009916D8">
        <w:rPr>
          <w:spacing w:val="-3"/>
        </w:rPr>
        <w:t>6</w:t>
      </w:r>
      <w:r>
        <w:rPr>
          <w:spacing w:val="-3"/>
        </w:rPr>
        <w:t xml:space="preserve">.2 </w:t>
      </w:r>
      <w:r w:rsidR="00931CD3" w:rsidRPr="00931CD3">
        <w:rPr>
          <w:spacing w:val="-3"/>
        </w:rPr>
        <w:t xml:space="preserve"> </w:t>
      </w:r>
      <w:r w:rsidR="00CC0377">
        <w:rPr>
          <w:spacing w:val="-3"/>
        </w:rPr>
        <w:t xml:space="preserve">VENDOR </w:t>
      </w:r>
      <w:r w:rsidR="00931CD3">
        <w:rPr>
          <w:spacing w:val="-3"/>
        </w:rPr>
        <w:t>TRAINING</w:t>
      </w:r>
    </w:p>
    <w:p w14:paraId="4EDCADC4" w14:textId="764BE042" w:rsidR="00BE7B3D" w:rsidRPr="001340F9" w:rsidRDefault="00BE7B3D" w:rsidP="0075562F">
      <w:pPr>
        <w:pStyle w:val="BodyText"/>
      </w:pPr>
    </w:p>
    <w:p w14:paraId="2CC0A95C" w14:textId="341C4BE8" w:rsidR="00931CD3" w:rsidRDefault="002317C8" w:rsidP="00931CD3">
      <w:pPr>
        <w:pStyle w:val="Default"/>
      </w:pPr>
      <w:r>
        <w:t xml:space="preserve">The </w:t>
      </w:r>
      <w:r w:rsidR="00A127EF">
        <w:t xml:space="preserve">contractor </w:t>
      </w:r>
      <w:r>
        <w:t xml:space="preserve">must attend training with </w:t>
      </w:r>
      <w:r w:rsidR="00F63F40" w:rsidRPr="00984B68">
        <w:t>t</w:t>
      </w:r>
      <w:r w:rsidR="00931CD3" w:rsidRPr="00742284">
        <w:t>he SAVES ACO, COR, and Program Manager</w:t>
      </w:r>
      <w:r>
        <w:t xml:space="preserve">.  Training will be </w:t>
      </w:r>
      <w:r w:rsidRPr="00742284">
        <w:t>a virtual one (1) hour training course</w:t>
      </w:r>
      <w:r w:rsidR="00931CD3" w:rsidRPr="00742284">
        <w:t xml:space="preserve"> free of charge to the </w:t>
      </w:r>
      <w:r w:rsidR="00EE5EBB" w:rsidRPr="00742284">
        <w:t>contractor.</w:t>
      </w:r>
      <w:r w:rsidR="00931CD3" w:rsidRPr="00742284">
        <w:t xml:space="preserve">  It is expected that all sales agents and other contractor staff associated with this contract will attend. Periodically, throughout the contract period of performance, </w:t>
      </w:r>
      <w:r>
        <w:t>training</w:t>
      </w:r>
      <w:r w:rsidR="00931CD3" w:rsidRPr="00742284">
        <w:t xml:space="preserve"> for new </w:t>
      </w:r>
      <w:r>
        <w:t>and/or refresher training for contractor staff</w:t>
      </w:r>
      <w:r w:rsidR="00931CD3" w:rsidRPr="00742284">
        <w:t xml:space="preserve"> will be arranged</w:t>
      </w:r>
      <w:r w:rsidR="00F63F40" w:rsidRPr="00742284">
        <w:t>.</w:t>
      </w:r>
      <w:r w:rsidR="00931CD3" w:rsidRPr="00742284">
        <w:t xml:space="preserve"> </w:t>
      </w:r>
    </w:p>
    <w:p w14:paraId="79E16F8A" w14:textId="77777777" w:rsidR="009916D8" w:rsidRDefault="009916D8" w:rsidP="00931CD3">
      <w:pPr>
        <w:pStyle w:val="Default"/>
      </w:pPr>
    </w:p>
    <w:p w14:paraId="3A67F867" w14:textId="7F4B093F" w:rsidR="00040BE5" w:rsidRPr="00742284" w:rsidRDefault="00040BE5" w:rsidP="00E34D29">
      <w:pPr>
        <w:pStyle w:val="Heading1"/>
        <w:numPr>
          <w:ilvl w:val="0"/>
          <w:numId w:val="0"/>
        </w:numPr>
      </w:pPr>
      <w:r>
        <w:t>2</w:t>
      </w:r>
      <w:r w:rsidR="009916D8">
        <w:t>6</w:t>
      </w:r>
      <w:r>
        <w:t xml:space="preserve">.3 </w:t>
      </w:r>
      <w:r w:rsidR="00896D88">
        <w:t xml:space="preserve"> </w:t>
      </w:r>
      <w:r>
        <w:t>REPORTS</w:t>
      </w:r>
    </w:p>
    <w:p w14:paraId="211D1F33" w14:textId="77777777" w:rsidR="003A2BCD" w:rsidRDefault="003A2BCD" w:rsidP="00040BE5">
      <w:pPr>
        <w:pStyle w:val="Default"/>
        <w:rPr>
          <w:sz w:val="23"/>
          <w:szCs w:val="23"/>
        </w:rPr>
      </w:pPr>
    </w:p>
    <w:p w14:paraId="11469E6C" w14:textId="5C8E6AE8" w:rsidR="00040BE5" w:rsidRPr="00896D88" w:rsidRDefault="00040BE5" w:rsidP="00040BE5">
      <w:pPr>
        <w:pStyle w:val="Default"/>
      </w:pPr>
      <w:r w:rsidRPr="00896D88">
        <w:t xml:space="preserve">The Contractor </w:t>
      </w:r>
      <w:r w:rsidR="008B0A84">
        <w:t>must</w:t>
      </w:r>
      <w:r w:rsidRPr="00896D88">
        <w:t xml:space="preserve"> provide the following reports electronically to SAVES. </w:t>
      </w:r>
    </w:p>
    <w:p w14:paraId="594B56D6" w14:textId="77777777" w:rsidR="003A2BCD" w:rsidRPr="00896D88" w:rsidRDefault="003A2BCD" w:rsidP="00040BE5">
      <w:pPr>
        <w:pStyle w:val="Default"/>
      </w:pPr>
    </w:p>
    <w:p w14:paraId="46CEDFD2" w14:textId="2CECFE7F" w:rsidR="00B1445F" w:rsidRPr="00896D88" w:rsidRDefault="00040BE5" w:rsidP="00B1445F">
      <w:pPr>
        <w:pStyle w:val="BodyText"/>
        <w:rPr>
          <w:sz w:val="24"/>
          <w:szCs w:val="24"/>
        </w:rPr>
      </w:pPr>
      <w:r w:rsidRPr="00896D88">
        <w:rPr>
          <w:sz w:val="24"/>
          <w:szCs w:val="24"/>
        </w:rPr>
        <w:t xml:space="preserve">(a) </w:t>
      </w:r>
      <w:r w:rsidR="00CC0377" w:rsidRPr="00896D88">
        <w:rPr>
          <w:sz w:val="24"/>
          <w:szCs w:val="24"/>
        </w:rPr>
        <w:t xml:space="preserve">Asset </w:t>
      </w:r>
      <w:r w:rsidR="00B1445F" w:rsidRPr="00896D88">
        <w:rPr>
          <w:sz w:val="24"/>
          <w:szCs w:val="24"/>
        </w:rPr>
        <w:t xml:space="preserve">Identification (AI) </w:t>
      </w:r>
      <w:r w:rsidR="00CC0377" w:rsidRPr="00896D88">
        <w:rPr>
          <w:sz w:val="24"/>
          <w:szCs w:val="24"/>
        </w:rPr>
        <w:t>Report</w:t>
      </w:r>
      <w:r w:rsidR="00B1445F" w:rsidRPr="00896D88">
        <w:rPr>
          <w:sz w:val="24"/>
          <w:szCs w:val="24"/>
        </w:rPr>
        <w:t xml:space="preserve">: The contractor must provide weekly asset identification(s) to the Government for inclusion in the SAVES database.  Pursuant to Section C.12, the AI report must include </w:t>
      </w:r>
      <w:r w:rsidR="00F167CA" w:rsidRPr="00896D88">
        <w:rPr>
          <w:sz w:val="24"/>
          <w:szCs w:val="24"/>
        </w:rPr>
        <w:t>all products that received an asset tag including monitors, license code, type of license, and license rights.</w:t>
      </w:r>
      <w:r w:rsidR="00F167CA" w:rsidRPr="00896D88">
        <w:rPr>
          <w:spacing w:val="40"/>
          <w:sz w:val="24"/>
          <w:szCs w:val="24"/>
        </w:rPr>
        <w:t xml:space="preserve"> </w:t>
      </w:r>
      <w:r w:rsidR="00F167CA" w:rsidRPr="00896D88">
        <w:rPr>
          <w:sz w:val="24"/>
          <w:szCs w:val="24"/>
        </w:rPr>
        <w:t xml:space="preserve">The data will be used to track assets and provide visibility into the type of asset and where these assets are physically located and tracked in </w:t>
      </w:r>
      <w:r w:rsidR="009A3CC1">
        <w:rPr>
          <w:sz w:val="24"/>
          <w:szCs w:val="24"/>
        </w:rPr>
        <w:t xml:space="preserve">the </w:t>
      </w:r>
      <w:r w:rsidR="00F167CA" w:rsidRPr="00896D88">
        <w:rPr>
          <w:sz w:val="24"/>
          <w:szCs w:val="24"/>
        </w:rPr>
        <w:t xml:space="preserve">environment.  </w:t>
      </w:r>
      <w:r w:rsidR="00B1445F" w:rsidRPr="00896D88">
        <w:rPr>
          <w:sz w:val="24"/>
          <w:szCs w:val="24"/>
        </w:rPr>
        <w:t xml:space="preserve">  The report is due to SAVES by 11:59 am Eastern Time the Monday of each week.  If the Monday i</w:t>
      </w:r>
      <w:r w:rsidR="00E14260" w:rsidRPr="00896D88">
        <w:rPr>
          <w:sz w:val="24"/>
          <w:szCs w:val="24"/>
        </w:rPr>
        <w:t>s</w:t>
      </w:r>
      <w:r w:rsidR="00B1445F" w:rsidRPr="00896D88">
        <w:rPr>
          <w:sz w:val="24"/>
          <w:szCs w:val="24"/>
        </w:rPr>
        <w:t xml:space="preserve"> a government holiday, the AI report </w:t>
      </w:r>
      <w:r w:rsidR="008B0A84">
        <w:rPr>
          <w:sz w:val="24"/>
          <w:szCs w:val="24"/>
        </w:rPr>
        <w:t>must</w:t>
      </w:r>
      <w:r w:rsidR="00B1445F" w:rsidRPr="00896D88">
        <w:rPr>
          <w:sz w:val="24"/>
          <w:szCs w:val="24"/>
        </w:rPr>
        <w:t xml:space="preserve"> be due the next business day. See Appendix </w:t>
      </w:r>
      <w:r w:rsidR="007A50AF">
        <w:rPr>
          <w:sz w:val="24"/>
          <w:szCs w:val="24"/>
        </w:rPr>
        <w:t>1a</w:t>
      </w:r>
      <w:r w:rsidR="00B1445F" w:rsidRPr="00896D88">
        <w:rPr>
          <w:sz w:val="24"/>
          <w:szCs w:val="24"/>
        </w:rPr>
        <w:t xml:space="preserve"> for format, and instructions. </w:t>
      </w:r>
    </w:p>
    <w:p w14:paraId="11486D76" w14:textId="77777777" w:rsidR="00CC0377" w:rsidRPr="00896D88" w:rsidRDefault="00CC0377" w:rsidP="00040BE5">
      <w:pPr>
        <w:pStyle w:val="Default"/>
      </w:pPr>
    </w:p>
    <w:p w14:paraId="038DFB82" w14:textId="228FE495" w:rsidR="00E16DE6" w:rsidRDefault="00CC0377" w:rsidP="00040BE5">
      <w:pPr>
        <w:pStyle w:val="Default"/>
      </w:pPr>
      <w:r w:rsidRPr="00896D88">
        <w:t xml:space="preserve">(b) </w:t>
      </w:r>
      <w:r w:rsidR="00E16DE6">
        <w:t>Monthly Activity</w:t>
      </w:r>
      <w:r w:rsidR="00040BE5" w:rsidRPr="00896D88">
        <w:t xml:space="preserve"> Report</w:t>
      </w:r>
      <w:r w:rsidR="00E16DE6">
        <w:t xml:space="preserve"> </w:t>
      </w:r>
      <w:r w:rsidR="00E16DE6" w:rsidRPr="00896D88">
        <w:t>(</w:t>
      </w:r>
      <w:r w:rsidR="00E16DE6">
        <w:t>MAR</w:t>
      </w:r>
      <w:r w:rsidR="00E16DE6" w:rsidRPr="00896D88">
        <w:t>)</w:t>
      </w:r>
      <w:r w:rsidR="00040BE5" w:rsidRPr="00896D88">
        <w:t xml:space="preserve">: The contractor </w:t>
      </w:r>
      <w:r w:rsidR="00B1445F" w:rsidRPr="00896D88">
        <w:t>must</w:t>
      </w:r>
      <w:r w:rsidR="00040BE5" w:rsidRPr="00896D88">
        <w:t xml:space="preserve"> provide monthly </w:t>
      </w:r>
    </w:p>
    <w:p w14:paraId="5D385393" w14:textId="5E5DA5A1" w:rsidR="00040BE5" w:rsidRPr="00896D88" w:rsidRDefault="00E16DE6" w:rsidP="00040BE5">
      <w:pPr>
        <w:pStyle w:val="Default"/>
      </w:pPr>
      <w:r>
        <w:t>Activity report which includes several tabs within one MS Excel Workbook. The tab sub-reports are Financial, Delivery,</w:t>
      </w:r>
      <w:r w:rsidR="006F2269">
        <w:t xml:space="preserve"> </w:t>
      </w:r>
      <w:r>
        <w:t xml:space="preserve">Performance Log, Contract Awards, Open Market, Customer Service, Service Status and </w:t>
      </w:r>
      <w:r w:rsidR="006F2269">
        <w:t>Discrepancy</w:t>
      </w:r>
      <w:r>
        <w:t xml:space="preserve">.  The MAP report is described and shown in Attachment 1a. </w:t>
      </w:r>
      <w:r w:rsidR="00040BE5" w:rsidRPr="00896D88">
        <w:t xml:space="preserve">The report is due to SAVES by 11:59 </w:t>
      </w:r>
      <w:r w:rsidR="009A3CC1">
        <w:t>a</w:t>
      </w:r>
      <w:r w:rsidR="00040BE5" w:rsidRPr="00896D88">
        <w:t xml:space="preserve">m Eastern </w:t>
      </w:r>
      <w:r w:rsidR="006F2269" w:rsidRPr="00896D88">
        <w:t>Time on</w:t>
      </w:r>
      <w:r w:rsidR="00040BE5" w:rsidRPr="00896D88">
        <w:t xml:space="preserve"> the 10th of each </w:t>
      </w:r>
      <w:r w:rsidR="00EE5EBB" w:rsidRPr="00896D88">
        <w:t>month but</w:t>
      </w:r>
      <w:r w:rsidR="00040BE5" w:rsidRPr="00896D88">
        <w:t xml:space="preserve"> can be submitted as early as the 1st of each reporting cycle. If the 10th falls on a weekend or government holiday, the </w:t>
      </w:r>
      <w:r>
        <w:t>MAR</w:t>
      </w:r>
      <w:r w:rsidRPr="00896D88">
        <w:t xml:space="preserve"> </w:t>
      </w:r>
      <w:r w:rsidR="00040BE5" w:rsidRPr="00896D88">
        <w:t xml:space="preserve">report </w:t>
      </w:r>
      <w:r w:rsidR="008B0A84">
        <w:t>must</w:t>
      </w:r>
      <w:r w:rsidR="00040BE5" w:rsidRPr="00896D88">
        <w:t xml:space="preserve"> be due the next business day immediately following the 10th</w:t>
      </w:r>
      <w:bookmarkStart w:id="203" w:name="_Hlk176873891"/>
      <w:r w:rsidR="00040BE5" w:rsidRPr="00896D88">
        <w:t xml:space="preserve">. See Appendix </w:t>
      </w:r>
      <w:r w:rsidR="007A50AF">
        <w:t>1a</w:t>
      </w:r>
      <w:r w:rsidR="00040BE5" w:rsidRPr="00896D88">
        <w:t xml:space="preserve"> for format, and instructions.</w:t>
      </w:r>
      <w:bookmarkEnd w:id="203"/>
      <w:r w:rsidR="00040BE5" w:rsidRPr="00896D88">
        <w:t xml:space="preserve"> </w:t>
      </w:r>
    </w:p>
    <w:p w14:paraId="51FFB768" w14:textId="762E00FD" w:rsidR="005B2171" w:rsidRPr="00896D88" w:rsidRDefault="005B2171" w:rsidP="00F422D9">
      <w:pPr>
        <w:pStyle w:val="BodyText"/>
        <w:rPr>
          <w:sz w:val="24"/>
          <w:szCs w:val="24"/>
        </w:rPr>
      </w:pPr>
    </w:p>
    <w:p w14:paraId="6FA1AB9D" w14:textId="77777777" w:rsidR="003A2BCD" w:rsidRDefault="003A2BCD" w:rsidP="00F422D9">
      <w:pPr>
        <w:pStyle w:val="BodyText"/>
      </w:pPr>
    </w:p>
    <w:p w14:paraId="7793F26A" w14:textId="77777777" w:rsidR="0013107F" w:rsidRDefault="0013107F" w:rsidP="00F422D9">
      <w:pPr>
        <w:pStyle w:val="BodyText"/>
      </w:pPr>
    </w:p>
    <w:p w14:paraId="0CB37CCC" w14:textId="77777777" w:rsidR="009916D8" w:rsidRDefault="009916D8" w:rsidP="00F422D9">
      <w:pPr>
        <w:pStyle w:val="BodyText"/>
      </w:pPr>
    </w:p>
    <w:p w14:paraId="65A11AEB" w14:textId="5BC51615" w:rsidR="0013107F" w:rsidRDefault="003733AE" w:rsidP="00E34D29">
      <w:pPr>
        <w:pStyle w:val="BodyText"/>
        <w:rPr>
          <w:b/>
          <w:bCs/>
          <w:sz w:val="28"/>
          <w:szCs w:val="28"/>
        </w:rPr>
      </w:pPr>
      <w:r>
        <w:rPr>
          <w:b/>
          <w:bCs/>
          <w:sz w:val="28"/>
          <w:szCs w:val="28"/>
        </w:rPr>
        <w:t>APPENDICES</w:t>
      </w:r>
    </w:p>
    <w:p w14:paraId="4C8B0470" w14:textId="77777777" w:rsidR="00E56A75" w:rsidRPr="00E56A75" w:rsidRDefault="00E56A75" w:rsidP="00E56A75">
      <w:pPr>
        <w:pStyle w:val="BodyText"/>
        <w:ind w:left="1260"/>
        <w:rPr>
          <w:b/>
          <w:bCs/>
          <w:sz w:val="28"/>
          <w:szCs w:val="28"/>
        </w:rPr>
      </w:pPr>
    </w:p>
    <w:p w14:paraId="48C36EC8" w14:textId="14BE3B6E" w:rsidR="0013107F" w:rsidRPr="002D6781" w:rsidRDefault="0013107F" w:rsidP="009916D8">
      <w:pPr>
        <w:pStyle w:val="BodyText"/>
        <w:numPr>
          <w:ilvl w:val="0"/>
          <w:numId w:val="54"/>
        </w:numPr>
        <w:rPr>
          <w:sz w:val="24"/>
          <w:szCs w:val="24"/>
        </w:rPr>
      </w:pPr>
      <w:r w:rsidRPr="002D6781">
        <w:rPr>
          <w:sz w:val="24"/>
          <w:szCs w:val="24"/>
        </w:rPr>
        <w:t xml:space="preserve">Appendix </w:t>
      </w:r>
      <w:r w:rsidR="009916D8" w:rsidRPr="002D6781">
        <w:rPr>
          <w:sz w:val="24"/>
          <w:szCs w:val="24"/>
        </w:rPr>
        <w:t>1a</w:t>
      </w:r>
      <w:r w:rsidRPr="002D6781">
        <w:rPr>
          <w:sz w:val="24"/>
          <w:szCs w:val="24"/>
        </w:rPr>
        <w:t xml:space="preserve"> – Contract Management Deliverables</w:t>
      </w:r>
    </w:p>
    <w:sectPr w:rsidR="0013107F" w:rsidRPr="002D6781">
      <w:footerReference w:type="default" r:id="rId23"/>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67" w:author="Burns, Willaton (FAA)" w:date="2026-06-03T13:53:00Z" w:initials="WB">
    <w:p w14:paraId="6416CB68" w14:textId="77777777" w:rsidR="000901A9" w:rsidRDefault="000901A9" w:rsidP="000901A9">
      <w:pPr>
        <w:pStyle w:val="CommentText"/>
      </w:pPr>
      <w:r>
        <w:rPr>
          <w:rStyle w:val="CommentReference"/>
        </w:rPr>
        <w:annotationRef/>
      </w:r>
      <w:r>
        <w:t>Made a change per the questions on Amendment 6.</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416CB6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6F59F3E" w16cex:dateUtc="2026-06-03T17:5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416CB68" w16cid:durableId="36F59F3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C0CE10" w14:textId="77777777" w:rsidR="003B3D70" w:rsidRDefault="003B3D70" w:rsidP="001340F9">
      <w:pPr>
        <w:spacing w:after="0" w:line="240" w:lineRule="auto"/>
      </w:pPr>
      <w:r>
        <w:separator/>
      </w:r>
    </w:p>
  </w:endnote>
  <w:endnote w:type="continuationSeparator" w:id="0">
    <w:p w14:paraId="6EF1EB50" w14:textId="77777777" w:rsidR="003B3D70" w:rsidRDefault="003B3D70" w:rsidP="001340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85480503"/>
      <w:docPartObj>
        <w:docPartGallery w:val="Page Numbers (Bottom of Page)"/>
        <w:docPartUnique/>
      </w:docPartObj>
    </w:sdtPr>
    <w:sdtEndPr/>
    <w:sdtContent>
      <w:p w14:paraId="26E37144" w14:textId="3D6E4A0C" w:rsidR="00BD3BED" w:rsidRDefault="00BD3BED">
        <w:pPr>
          <w:pStyle w:val="Footer"/>
          <w:jc w:val="right"/>
        </w:pPr>
        <w:r>
          <w:t xml:space="preserve">Page | </w:t>
        </w:r>
        <w:r>
          <w:fldChar w:fldCharType="begin"/>
        </w:r>
        <w:r>
          <w:instrText xml:space="preserve"> PAGE   \* MERGEFORMAT </w:instrText>
        </w:r>
        <w:r>
          <w:fldChar w:fldCharType="separate"/>
        </w:r>
        <w:r w:rsidR="004D5EB4">
          <w:rPr>
            <w:noProof/>
          </w:rPr>
          <w:t>13</w:t>
        </w:r>
        <w:r>
          <w:rPr>
            <w:noProof/>
          </w:rPr>
          <w:fldChar w:fldCharType="end"/>
        </w:r>
        <w:r>
          <w:t xml:space="preserve"> </w:t>
        </w:r>
      </w:p>
    </w:sdtContent>
  </w:sdt>
  <w:p w14:paraId="7BB51547" w14:textId="77777777" w:rsidR="00BD3BED" w:rsidRDefault="00BD3BE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3F1A19" w14:textId="77777777" w:rsidR="003B3D70" w:rsidRDefault="003B3D70" w:rsidP="001340F9">
      <w:pPr>
        <w:spacing w:after="0" w:line="240" w:lineRule="auto"/>
      </w:pPr>
      <w:r>
        <w:separator/>
      </w:r>
    </w:p>
  </w:footnote>
  <w:footnote w:type="continuationSeparator" w:id="0">
    <w:p w14:paraId="66DBE713" w14:textId="77777777" w:rsidR="003B3D70" w:rsidRDefault="003B3D70" w:rsidP="001340F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402"/>
    <w:multiLevelType w:val="multilevel"/>
    <w:tmpl w:val="00000885"/>
    <w:lvl w:ilvl="0">
      <w:start w:val="1"/>
      <w:numFmt w:val="decimal"/>
      <w:lvlText w:val="%1)"/>
      <w:lvlJc w:val="left"/>
      <w:pPr>
        <w:ind w:left="839" w:hanging="360"/>
      </w:pPr>
      <w:rPr>
        <w:rFonts w:ascii="Times New Roman" w:hAnsi="Times New Roman" w:cs="Times New Roman"/>
        <w:b w:val="0"/>
        <w:bCs w:val="0"/>
        <w:w w:val="100"/>
        <w:sz w:val="20"/>
        <w:szCs w:val="20"/>
      </w:rPr>
    </w:lvl>
    <w:lvl w:ilvl="1">
      <w:start w:val="1"/>
      <w:numFmt w:val="lowerLetter"/>
      <w:lvlText w:val="%2."/>
      <w:lvlJc w:val="left"/>
      <w:pPr>
        <w:ind w:left="1559" w:hanging="360"/>
      </w:pPr>
      <w:rPr>
        <w:rFonts w:ascii="Times New Roman" w:hAnsi="Times New Roman" w:cs="Times New Roman"/>
        <w:b w:val="0"/>
        <w:bCs w:val="0"/>
        <w:spacing w:val="-1"/>
        <w:w w:val="100"/>
        <w:sz w:val="20"/>
        <w:szCs w:val="20"/>
      </w:rPr>
    </w:lvl>
    <w:lvl w:ilvl="2">
      <w:numFmt w:val="bullet"/>
      <w:lvlText w:val="•"/>
      <w:lvlJc w:val="left"/>
      <w:pPr>
        <w:ind w:left="2411" w:hanging="360"/>
      </w:pPr>
    </w:lvl>
    <w:lvl w:ilvl="3">
      <w:numFmt w:val="bullet"/>
      <w:lvlText w:val="•"/>
      <w:lvlJc w:val="left"/>
      <w:pPr>
        <w:ind w:left="3262" w:hanging="360"/>
      </w:pPr>
    </w:lvl>
    <w:lvl w:ilvl="4">
      <w:numFmt w:val="bullet"/>
      <w:lvlText w:val="•"/>
      <w:lvlJc w:val="left"/>
      <w:pPr>
        <w:ind w:left="4113" w:hanging="360"/>
      </w:pPr>
    </w:lvl>
    <w:lvl w:ilvl="5">
      <w:numFmt w:val="bullet"/>
      <w:lvlText w:val="•"/>
      <w:lvlJc w:val="left"/>
      <w:pPr>
        <w:ind w:left="4964" w:hanging="360"/>
      </w:pPr>
    </w:lvl>
    <w:lvl w:ilvl="6">
      <w:numFmt w:val="bullet"/>
      <w:lvlText w:val="•"/>
      <w:lvlJc w:val="left"/>
      <w:pPr>
        <w:ind w:left="5815" w:hanging="360"/>
      </w:pPr>
    </w:lvl>
    <w:lvl w:ilvl="7">
      <w:numFmt w:val="bullet"/>
      <w:lvlText w:val="•"/>
      <w:lvlJc w:val="left"/>
      <w:pPr>
        <w:ind w:left="6666" w:hanging="360"/>
      </w:pPr>
    </w:lvl>
    <w:lvl w:ilvl="8">
      <w:numFmt w:val="bullet"/>
      <w:lvlText w:val="•"/>
      <w:lvlJc w:val="left"/>
      <w:pPr>
        <w:ind w:left="7517" w:hanging="360"/>
      </w:pPr>
    </w:lvl>
  </w:abstractNum>
  <w:abstractNum w:abstractNumId="1" w15:restartNumberingAfterBreak="0">
    <w:nsid w:val="00305619"/>
    <w:multiLevelType w:val="hybridMultilevel"/>
    <w:tmpl w:val="754420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64B0E6C"/>
    <w:multiLevelType w:val="hybridMultilevel"/>
    <w:tmpl w:val="DAE658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9C27E7A"/>
    <w:multiLevelType w:val="hybridMultilevel"/>
    <w:tmpl w:val="67C213A6"/>
    <w:lvl w:ilvl="0" w:tplc="3D7AF9D0">
      <w:start w:val="1"/>
      <w:numFmt w:val="lowerRoman"/>
      <w:lvlText w:val="(%1)"/>
      <w:lvlJc w:val="left"/>
      <w:pPr>
        <w:ind w:left="1223" w:hanging="720"/>
      </w:pPr>
    </w:lvl>
    <w:lvl w:ilvl="1" w:tplc="04090019">
      <w:start w:val="1"/>
      <w:numFmt w:val="lowerLetter"/>
      <w:lvlText w:val="%2."/>
      <w:lvlJc w:val="left"/>
      <w:pPr>
        <w:ind w:left="1583" w:hanging="360"/>
      </w:pPr>
    </w:lvl>
    <w:lvl w:ilvl="2" w:tplc="0409001B">
      <w:start w:val="1"/>
      <w:numFmt w:val="lowerRoman"/>
      <w:lvlText w:val="%3."/>
      <w:lvlJc w:val="right"/>
      <w:pPr>
        <w:ind w:left="2303" w:hanging="180"/>
      </w:pPr>
    </w:lvl>
    <w:lvl w:ilvl="3" w:tplc="0409000F">
      <w:start w:val="1"/>
      <w:numFmt w:val="decimal"/>
      <w:lvlText w:val="%4."/>
      <w:lvlJc w:val="left"/>
      <w:pPr>
        <w:ind w:left="3023" w:hanging="360"/>
      </w:pPr>
    </w:lvl>
    <w:lvl w:ilvl="4" w:tplc="04090019">
      <w:start w:val="1"/>
      <w:numFmt w:val="lowerLetter"/>
      <w:lvlText w:val="%5."/>
      <w:lvlJc w:val="left"/>
      <w:pPr>
        <w:ind w:left="3743" w:hanging="360"/>
      </w:pPr>
    </w:lvl>
    <w:lvl w:ilvl="5" w:tplc="0409001B">
      <w:start w:val="1"/>
      <w:numFmt w:val="lowerRoman"/>
      <w:lvlText w:val="%6."/>
      <w:lvlJc w:val="right"/>
      <w:pPr>
        <w:ind w:left="4463" w:hanging="180"/>
      </w:pPr>
    </w:lvl>
    <w:lvl w:ilvl="6" w:tplc="0409000F">
      <w:start w:val="1"/>
      <w:numFmt w:val="decimal"/>
      <w:lvlText w:val="%7."/>
      <w:lvlJc w:val="left"/>
      <w:pPr>
        <w:ind w:left="5183" w:hanging="360"/>
      </w:pPr>
    </w:lvl>
    <w:lvl w:ilvl="7" w:tplc="04090019">
      <w:start w:val="1"/>
      <w:numFmt w:val="lowerLetter"/>
      <w:lvlText w:val="%8."/>
      <w:lvlJc w:val="left"/>
      <w:pPr>
        <w:ind w:left="5903" w:hanging="360"/>
      </w:pPr>
    </w:lvl>
    <w:lvl w:ilvl="8" w:tplc="0409001B">
      <w:start w:val="1"/>
      <w:numFmt w:val="lowerRoman"/>
      <w:lvlText w:val="%9."/>
      <w:lvlJc w:val="right"/>
      <w:pPr>
        <w:ind w:left="6623" w:hanging="180"/>
      </w:pPr>
    </w:lvl>
  </w:abstractNum>
  <w:abstractNum w:abstractNumId="4" w15:restartNumberingAfterBreak="0">
    <w:nsid w:val="0DDD7AFF"/>
    <w:multiLevelType w:val="hybridMultilevel"/>
    <w:tmpl w:val="9AECD8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901748F"/>
    <w:multiLevelType w:val="hybridMultilevel"/>
    <w:tmpl w:val="EAC4F5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9975DC5"/>
    <w:multiLevelType w:val="hybridMultilevel"/>
    <w:tmpl w:val="267845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3B504DA"/>
    <w:multiLevelType w:val="hybridMultilevel"/>
    <w:tmpl w:val="BDA29E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4D1113D"/>
    <w:multiLevelType w:val="hybridMultilevel"/>
    <w:tmpl w:val="223E0B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58D4BF7"/>
    <w:multiLevelType w:val="hybridMultilevel"/>
    <w:tmpl w:val="01C09D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A7E68CC"/>
    <w:multiLevelType w:val="hybridMultilevel"/>
    <w:tmpl w:val="74F67E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BF058E2"/>
    <w:multiLevelType w:val="multilevel"/>
    <w:tmpl w:val="FF88BA9A"/>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080" w:hanging="360"/>
      </w:pPr>
      <w:rPr>
        <w:rFonts w:hint="default"/>
      </w:rPr>
    </w:lvl>
    <w:lvl w:ilvl="3">
      <w:start w:val="1"/>
      <w:numFmt w:val="decimal"/>
      <w:lvlText w:val="%1.%2.%3.%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 w15:restartNumberingAfterBreak="0">
    <w:nsid w:val="2EDA2C0A"/>
    <w:multiLevelType w:val="hybridMultilevel"/>
    <w:tmpl w:val="579C86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01D07AA"/>
    <w:multiLevelType w:val="hybridMultilevel"/>
    <w:tmpl w:val="981C102A"/>
    <w:lvl w:ilvl="0" w:tplc="3EE64E98">
      <w:start w:val="25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0432D7F"/>
    <w:multiLevelType w:val="hybridMultilevel"/>
    <w:tmpl w:val="4474753A"/>
    <w:lvl w:ilvl="0" w:tplc="04090011">
      <w:start w:val="1"/>
      <w:numFmt w:val="decimal"/>
      <w:lvlText w:val="%1)"/>
      <w:lvlJc w:val="left"/>
      <w:pPr>
        <w:ind w:left="760" w:hanging="360"/>
      </w:pPr>
    </w:lvl>
    <w:lvl w:ilvl="1" w:tplc="04090019" w:tentative="1">
      <w:start w:val="1"/>
      <w:numFmt w:val="lowerLetter"/>
      <w:lvlText w:val="%2."/>
      <w:lvlJc w:val="left"/>
      <w:pPr>
        <w:ind w:left="1480" w:hanging="360"/>
      </w:pPr>
    </w:lvl>
    <w:lvl w:ilvl="2" w:tplc="0409001B" w:tentative="1">
      <w:start w:val="1"/>
      <w:numFmt w:val="lowerRoman"/>
      <w:lvlText w:val="%3."/>
      <w:lvlJc w:val="right"/>
      <w:pPr>
        <w:ind w:left="2200" w:hanging="180"/>
      </w:pPr>
    </w:lvl>
    <w:lvl w:ilvl="3" w:tplc="0409000F" w:tentative="1">
      <w:start w:val="1"/>
      <w:numFmt w:val="decimal"/>
      <w:lvlText w:val="%4."/>
      <w:lvlJc w:val="left"/>
      <w:pPr>
        <w:ind w:left="2920" w:hanging="360"/>
      </w:pPr>
    </w:lvl>
    <w:lvl w:ilvl="4" w:tplc="04090019" w:tentative="1">
      <w:start w:val="1"/>
      <w:numFmt w:val="lowerLetter"/>
      <w:lvlText w:val="%5."/>
      <w:lvlJc w:val="left"/>
      <w:pPr>
        <w:ind w:left="3640" w:hanging="360"/>
      </w:pPr>
    </w:lvl>
    <w:lvl w:ilvl="5" w:tplc="0409001B" w:tentative="1">
      <w:start w:val="1"/>
      <w:numFmt w:val="lowerRoman"/>
      <w:lvlText w:val="%6."/>
      <w:lvlJc w:val="right"/>
      <w:pPr>
        <w:ind w:left="4360" w:hanging="180"/>
      </w:pPr>
    </w:lvl>
    <w:lvl w:ilvl="6" w:tplc="0409000F" w:tentative="1">
      <w:start w:val="1"/>
      <w:numFmt w:val="decimal"/>
      <w:lvlText w:val="%7."/>
      <w:lvlJc w:val="left"/>
      <w:pPr>
        <w:ind w:left="5080" w:hanging="360"/>
      </w:pPr>
    </w:lvl>
    <w:lvl w:ilvl="7" w:tplc="04090019" w:tentative="1">
      <w:start w:val="1"/>
      <w:numFmt w:val="lowerLetter"/>
      <w:lvlText w:val="%8."/>
      <w:lvlJc w:val="left"/>
      <w:pPr>
        <w:ind w:left="5800" w:hanging="360"/>
      </w:pPr>
    </w:lvl>
    <w:lvl w:ilvl="8" w:tplc="0409001B" w:tentative="1">
      <w:start w:val="1"/>
      <w:numFmt w:val="lowerRoman"/>
      <w:lvlText w:val="%9."/>
      <w:lvlJc w:val="right"/>
      <w:pPr>
        <w:ind w:left="6520" w:hanging="180"/>
      </w:pPr>
    </w:lvl>
  </w:abstractNum>
  <w:abstractNum w:abstractNumId="15" w15:restartNumberingAfterBreak="0">
    <w:nsid w:val="32FB78EE"/>
    <w:multiLevelType w:val="hybridMultilevel"/>
    <w:tmpl w:val="05AE4C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45C7B12"/>
    <w:multiLevelType w:val="hybridMultilevel"/>
    <w:tmpl w:val="4E50E9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7A03FAD"/>
    <w:multiLevelType w:val="hybridMultilevel"/>
    <w:tmpl w:val="1A00FC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82802BC"/>
    <w:multiLevelType w:val="hybridMultilevel"/>
    <w:tmpl w:val="4D983F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8873F6D"/>
    <w:multiLevelType w:val="hybridMultilevel"/>
    <w:tmpl w:val="088897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A201FA9"/>
    <w:multiLevelType w:val="hybridMultilevel"/>
    <w:tmpl w:val="7C1CA3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A3B2334"/>
    <w:multiLevelType w:val="hybridMultilevel"/>
    <w:tmpl w:val="55669A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BA3147B"/>
    <w:multiLevelType w:val="hybridMultilevel"/>
    <w:tmpl w:val="A830E2F6"/>
    <w:lvl w:ilvl="0" w:tplc="55201096">
      <w:start w:val="25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C873CEA"/>
    <w:multiLevelType w:val="hybridMultilevel"/>
    <w:tmpl w:val="239C8F8E"/>
    <w:lvl w:ilvl="0" w:tplc="9092AFF8">
      <w:start w:val="2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21268E2"/>
    <w:multiLevelType w:val="hybridMultilevel"/>
    <w:tmpl w:val="E1F044B0"/>
    <w:lvl w:ilvl="0" w:tplc="A3D6DCF0">
      <w:numFmt w:val="bullet"/>
      <w:lvlText w:val=""/>
      <w:lvlJc w:val="left"/>
      <w:pPr>
        <w:ind w:left="985" w:hanging="361"/>
      </w:pPr>
      <w:rPr>
        <w:rFonts w:ascii="Symbol" w:eastAsia="Symbol" w:hAnsi="Symbol" w:cs="Symbol" w:hint="default"/>
        <w:b w:val="0"/>
        <w:bCs w:val="0"/>
        <w:i w:val="0"/>
        <w:iCs w:val="0"/>
        <w:spacing w:val="0"/>
        <w:w w:val="100"/>
        <w:sz w:val="22"/>
        <w:szCs w:val="22"/>
        <w:lang w:val="en-US" w:eastAsia="en-US" w:bidi="ar-SA"/>
      </w:rPr>
    </w:lvl>
    <w:lvl w:ilvl="1" w:tplc="5ECADDD6">
      <w:numFmt w:val="bullet"/>
      <w:lvlText w:val="•"/>
      <w:lvlJc w:val="left"/>
      <w:pPr>
        <w:ind w:left="1862" w:hanging="361"/>
      </w:pPr>
      <w:rPr>
        <w:rFonts w:hint="default"/>
        <w:lang w:val="en-US" w:eastAsia="en-US" w:bidi="ar-SA"/>
      </w:rPr>
    </w:lvl>
    <w:lvl w:ilvl="2" w:tplc="07D615C2">
      <w:numFmt w:val="bullet"/>
      <w:lvlText w:val="•"/>
      <w:lvlJc w:val="left"/>
      <w:pPr>
        <w:ind w:left="2744" w:hanging="361"/>
      </w:pPr>
      <w:rPr>
        <w:rFonts w:hint="default"/>
        <w:lang w:val="en-US" w:eastAsia="en-US" w:bidi="ar-SA"/>
      </w:rPr>
    </w:lvl>
    <w:lvl w:ilvl="3" w:tplc="04441CFA">
      <w:numFmt w:val="bullet"/>
      <w:lvlText w:val="•"/>
      <w:lvlJc w:val="left"/>
      <w:pPr>
        <w:ind w:left="3626" w:hanging="361"/>
      </w:pPr>
      <w:rPr>
        <w:rFonts w:hint="default"/>
        <w:lang w:val="en-US" w:eastAsia="en-US" w:bidi="ar-SA"/>
      </w:rPr>
    </w:lvl>
    <w:lvl w:ilvl="4" w:tplc="12664D66">
      <w:numFmt w:val="bullet"/>
      <w:lvlText w:val="•"/>
      <w:lvlJc w:val="left"/>
      <w:pPr>
        <w:ind w:left="4508" w:hanging="361"/>
      </w:pPr>
      <w:rPr>
        <w:rFonts w:hint="default"/>
        <w:lang w:val="en-US" w:eastAsia="en-US" w:bidi="ar-SA"/>
      </w:rPr>
    </w:lvl>
    <w:lvl w:ilvl="5" w:tplc="96748854">
      <w:numFmt w:val="bullet"/>
      <w:lvlText w:val="•"/>
      <w:lvlJc w:val="left"/>
      <w:pPr>
        <w:ind w:left="5390" w:hanging="361"/>
      </w:pPr>
      <w:rPr>
        <w:rFonts w:hint="default"/>
        <w:lang w:val="en-US" w:eastAsia="en-US" w:bidi="ar-SA"/>
      </w:rPr>
    </w:lvl>
    <w:lvl w:ilvl="6" w:tplc="78A027FE">
      <w:numFmt w:val="bullet"/>
      <w:lvlText w:val="•"/>
      <w:lvlJc w:val="left"/>
      <w:pPr>
        <w:ind w:left="6272" w:hanging="361"/>
      </w:pPr>
      <w:rPr>
        <w:rFonts w:hint="default"/>
        <w:lang w:val="en-US" w:eastAsia="en-US" w:bidi="ar-SA"/>
      </w:rPr>
    </w:lvl>
    <w:lvl w:ilvl="7" w:tplc="A4B89CCA">
      <w:numFmt w:val="bullet"/>
      <w:lvlText w:val="•"/>
      <w:lvlJc w:val="left"/>
      <w:pPr>
        <w:ind w:left="7154" w:hanging="361"/>
      </w:pPr>
      <w:rPr>
        <w:rFonts w:hint="default"/>
        <w:lang w:val="en-US" w:eastAsia="en-US" w:bidi="ar-SA"/>
      </w:rPr>
    </w:lvl>
    <w:lvl w:ilvl="8" w:tplc="5C10526E">
      <w:numFmt w:val="bullet"/>
      <w:lvlText w:val="•"/>
      <w:lvlJc w:val="left"/>
      <w:pPr>
        <w:ind w:left="8036" w:hanging="361"/>
      </w:pPr>
      <w:rPr>
        <w:rFonts w:hint="default"/>
        <w:lang w:val="en-US" w:eastAsia="en-US" w:bidi="ar-SA"/>
      </w:rPr>
    </w:lvl>
  </w:abstractNum>
  <w:abstractNum w:abstractNumId="25" w15:restartNumberingAfterBreak="0">
    <w:nsid w:val="42433473"/>
    <w:multiLevelType w:val="hybridMultilevel"/>
    <w:tmpl w:val="C03071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5F053F5"/>
    <w:multiLevelType w:val="multilevel"/>
    <w:tmpl w:val="A906D302"/>
    <w:lvl w:ilvl="0">
      <w:start w:val="1"/>
      <w:numFmt w:val="decimal"/>
      <w:pStyle w:val="Heading1"/>
      <w:lvlText w:val="%1."/>
      <w:lvlJc w:val="left"/>
      <w:pPr>
        <w:ind w:left="1620" w:hanging="360"/>
      </w:pPr>
      <w:rPr>
        <w:rFonts w:hint="default"/>
      </w:rPr>
    </w:lvl>
    <w:lvl w:ilvl="1">
      <w:start w:val="1"/>
      <w:numFmt w:val="decimal"/>
      <w:lvlText w:val="%1.%2"/>
      <w:lvlJc w:val="left"/>
      <w:pPr>
        <w:ind w:left="1530" w:hanging="360"/>
      </w:pPr>
      <w:rPr>
        <w:rFonts w:hint="default"/>
      </w:rPr>
    </w:lvl>
    <w:lvl w:ilvl="2">
      <w:start w:val="1"/>
      <w:numFmt w:val="decimal"/>
      <w:lvlText w:val="%1.%2.%3"/>
      <w:lvlJc w:val="left"/>
      <w:pPr>
        <w:ind w:left="1080" w:hanging="360"/>
      </w:pPr>
      <w:rPr>
        <w:rFonts w:hint="default"/>
      </w:rPr>
    </w:lvl>
    <w:lvl w:ilvl="3">
      <w:start w:val="1"/>
      <w:numFmt w:val="decimal"/>
      <w:lvlText w:val="%1.%2.%3.%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7" w15:restartNumberingAfterBreak="0">
    <w:nsid w:val="47DD1F03"/>
    <w:multiLevelType w:val="hybridMultilevel"/>
    <w:tmpl w:val="D7F0CB5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809476F"/>
    <w:multiLevelType w:val="hybridMultilevel"/>
    <w:tmpl w:val="5044B9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9823316"/>
    <w:multiLevelType w:val="hybridMultilevel"/>
    <w:tmpl w:val="30B61D86"/>
    <w:lvl w:ilvl="0" w:tplc="9092AFF8">
      <w:start w:val="2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A5F6B7C"/>
    <w:multiLevelType w:val="hybridMultilevel"/>
    <w:tmpl w:val="87CE8AB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B512EFE"/>
    <w:multiLevelType w:val="hybridMultilevel"/>
    <w:tmpl w:val="1A8846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4FA35B33"/>
    <w:multiLevelType w:val="hybridMultilevel"/>
    <w:tmpl w:val="EE98D4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6695081"/>
    <w:multiLevelType w:val="hybridMultilevel"/>
    <w:tmpl w:val="869C99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6AD7FDA"/>
    <w:multiLevelType w:val="multilevel"/>
    <w:tmpl w:val="4378A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79F2FE8"/>
    <w:multiLevelType w:val="hybridMultilevel"/>
    <w:tmpl w:val="A424A2B0"/>
    <w:lvl w:ilvl="0" w:tplc="3F54CA70">
      <w:start w:val="51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5B7275FA"/>
    <w:multiLevelType w:val="hybridMultilevel"/>
    <w:tmpl w:val="9A88C0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D1A67D8"/>
    <w:multiLevelType w:val="hybridMultilevel"/>
    <w:tmpl w:val="352896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5D8E4EF8"/>
    <w:multiLevelType w:val="hybridMultilevel"/>
    <w:tmpl w:val="3AAEA4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5E536BD4"/>
    <w:multiLevelType w:val="hybridMultilevel"/>
    <w:tmpl w:val="BB180C4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0" w15:restartNumberingAfterBreak="0">
    <w:nsid w:val="5F714784"/>
    <w:multiLevelType w:val="hybridMultilevel"/>
    <w:tmpl w:val="B184AD4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1" w15:restartNumberingAfterBreak="0">
    <w:nsid w:val="64902604"/>
    <w:multiLevelType w:val="hybridMultilevel"/>
    <w:tmpl w:val="4DC2A5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6D971ABB"/>
    <w:multiLevelType w:val="hybridMultilevel"/>
    <w:tmpl w:val="7D4EAD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07F7AB5"/>
    <w:multiLevelType w:val="hybridMultilevel"/>
    <w:tmpl w:val="81EA67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2597EBF"/>
    <w:multiLevelType w:val="hybridMultilevel"/>
    <w:tmpl w:val="825EF0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4413177"/>
    <w:multiLevelType w:val="hybridMultilevel"/>
    <w:tmpl w:val="AF2A76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75AF7C06"/>
    <w:multiLevelType w:val="hybridMultilevel"/>
    <w:tmpl w:val="7E76EA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77E156C1"/>
    <w:multiLevelType w:val="hybridMultilevel"/>
    <w:tmpl w:val="FB6E3D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788C5E8A"/>
    <w:multiLevelType w:val="hybridMultilevel"/>
    <w:tmpl w:val="DF9C2286"/>
    <w:lvl w:ilvl="0" w:tplc="94FE3D58">
      <w:start w:val="51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7E3935E5"/>
    <w:multiLevelType w:val="hybridMultilevel"/>
    <w:tmpl w:val="4FEC6754"/>
    <w:lvl w:ilvl="0" w:tplc="9092AFF8">
      <w:start w:val="21"/>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056854012">
    <w:abstractNumId w:val="11"/>
  </w:num>
  <w:num w:numId="2" w16cid:durableId="969555954">
    <w:abstractNumId w:val="5"/>
  </w:num>
  <w:num w:numId="3" w16cid:durableId="912199670">
    <w:abstractNumId w:val="2"/>
  </w:num>
  <w:num w:numId="4" w16cid:durableId="383063185">
    <w:abstractNumId w:val="4"/>
  </w:num>
  <w:num w:numId="5" w16cid:durableId="1854369809">
    <w:abstractNumId w:val="16"/>
  </w:num>
  <w:num w:numId="6" w16cid:durableId="1764954781">
    <w:abstractNumId w:val="41"/>
  </w:num>
  <w:num w:numId="7" w16cid:durableId="1929384725">
    <w:abstractNumId w:val="22"/>
  </w:num>
  <w:num w:numId="8" w16cid:durableId="1686320024">
    <w:abstractNumId w:val="13"/>
  </w:num>
  <w:num w:numId="9" w16cid:durableId="1736778858">
    <w:abstractNumId w:val="35"/>
  </w:num>
  <w:num w:numId="10" w16cid:durableId="884953273">
    <w:abstractNumId w:val="48"/>
  </w:num>
  <w:num w:numId="11" w16cid:durableId="1449666296">
    <w:abstractNumId w:val="18"/>
  </w:num>
  <w:num w:numId="12" w16cid:durableId="667440174">
    <w:abstractNumId w:val="36"/>
  </w:num>
  <w:num w:numId="13" w16cid:durableId="528572781">
    <w:abstractNumId w:val="27"/>
  </w:num>
  <w:num w:numId="14" w16cid:durableId="961038501">
    <w:abstractNumId w:val="45"/>
  </w:num>
  <w:num w:numId="15" w16cid:durableId="169377310">
    <w:abstractNumId w:val="42"/>
  </w:num>
  <w:num w:numId="16" w16cid:durableId="346103880">
    <w:abstractNumId w:val="25"/>
  </w:num>
  <w:num w:numId="17" w16cid:durableId="260338666">
    <w:abstractNumId w:val="17"/>
  </w:num>
  <w:num w:numId="18" w16cid:durableId="1452633326">
    <w:abstractNumId w:val="40"/>
  </w:num>
  <w:num w:numId="19" w16cid:durableId="1930769703">
    <w:abstractNumId w:val="19"/>
  </w:num>
  <w:num w:numId="20" w16cid:durableId="2035495976">
    <w:abstractNumId w:val="32"/>
  </w:num>
  <w:num w:numId="21" w16cid:durableId="1825704861">
    <w:abstractNumId w:val="12"/>
  </w:num>
  <w:num w:numId="22" w16cid:durableId="628167736">
    <w:abstractNumId w:val="21"/>
  </w:num>
  <w:num w:numId="23" w16cid:durableId="91200667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254897916">
    <w:abstractNumId w:val="26"/>
  </w:num>
  <w:num w:numId="25" w16cid:durableId="812678312">
    <w:abstractNumId w:val="6"/>
  </w:num>
  <w:num w:numId="26" w16cid:durableId="889070360">
    <w:abstractNumId w:val="47"/>
  </w:num>
  <w:num w:numId="27" w16cid:durableId="108428851">
    <w:abstractNumId w:val="1"/>
  </w:num>
  <w:num w:numId="28" w16cid:durableId="516584021">
    <w:abstractNumId w:val="15"/>
  </w:num>
  <w:num w:numId="29" w16cid:durableId="1857035537">
    <w:abstractNumId w:val="31"/>
  </w:num>
  <w:num w:numId="30" w16cid:durableId="714089122">
    <w:abstractNumId w:val="30"/>
  </w:num>
  <w:num w:numId="31" w16cid:durableId="1953855479">
    <w:abstractNumId w:val="37"/>
  </w:num>
  <w:num w:numId="32" w16cid:durableId="218590756">
    <w:abstractNumId w:val="8"/>
  </w:num>
  <w:num w:numId="33" w16cid:durableId="1217012063">
    <w:abstractNumId w:val="28"/>
  </w:num>
  <w:num w:numId="34" w16cid:durableId="707342133">
    <w:abstractNumId w:val="20"/>
  </w:num>
  <w:num w:numId="35" w16cid:durableId="203561852">
    <w:abstractNumId w:val="44"/>
  </w:num>
  <w:num w:numId="36" w16cid:durableId="1242956656">
    <w:abstractNumId w:val="46"/>
  </w:num>
  <w:num w:numId="37" w16cid:durableId="374623611">
    <w:abstractNumId w:val="43"/>
  </w:num>
  <w:num w:numId="38" w16cid:durableId="1396776996">
    <w:abstractNumId w:val="10"/>
  </w:num>
  <w:num w:numId="39" w16cid:durableId="198401600">
    <w:abstractNumId w:val="38"/>
  </w:num>
  <w:num w:numId="40" w16cid:durableId="182938690">
    <w:abstractNumId w:val="7"/>
  </w:num>
  <w:num w:numId="41" w16cid:durableId="666636962">
    <w:abstractNumId w:val="26"/>
  </w:num>
  <w:num w:numId="42" w16cid:durableId="137874644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637687725">
    <w:abstractNumId w:val="3"/>
  </w:num>
  <w:num w:numId="44" w16cid:durableId="799417774">
    <w:abstractNumId w:val="39"/>
  </w:num>
  <w:num w:numId="45" w16cid:durableId="83379366">
    <w:abstractNumId w:val="0"/>
  </w:num>
  <w:num w:numId="46" w16cid:durableId="1497767726">
    <w:abstractNumId w:val="14"/>
  </w:num>
  <w:num w:numId="47" w16cid:durableId="518590950">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16cid:durableId="1996303450">
    <w:abstractNumId w:val="26"/>
  </w:num>
  <w:num w:numId="49" w16cid:durableId="1953047996">
    <w:abstractNumId w:val="33"/>
  </w:num>
  <w:num w:numId="50" w16cid:durableId="484443179">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 w16cid:durableId="1771075739">
    <w:abstractNumId w:val="9"/>
  </w:num>
  <w:num w:numId="52" w16cid:durableId="1294751203">
    <w:abstractNumId w:val="26"/>
  </w:num>
  <w:num w:numId="53" w16cid:durableId="169759374">
    <w:abstractNumId w:val="26"/>
  </w:num>
  <w:num w:numId="54" w16cid:durableId="2055301322">
    <w:abstractNumId w:val="49"/>
  </w:num>
  <w:num w:numId="55" w16cid:durableId="416097199">
    <w:abstractNumId w:val="24"/>
  </w:num>
  <w:num w:numId="56" w16cid:durableId="1366641179">
    <w:abstractNumId w:val="23"/>
  </w:num>
  <w:num w:numId="57" w16cid:durableId="1115364682">
    <w:abstractNumId w:val="29"/>
  </w:num>
  <w:num w:numId="58" w16cid:durableId="569849487">
    <w:abstractNumId w:val="34"/>
  </w:num>
  <w:numIdMacAtCleanup w:val="5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Burns, Willaton (FAA)">
    <w15:presenceInfo w15:providerId="AD" w15:userId="S::willaton.burns@faa.gov::883c0a3d-b650-44c2-9df9-30f7177dd34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1681"/>
    <w:rsid w:val="00000E52"/>
    <w:rsid w:val="00002744"/>
    <w:rsid w:val="00010AF8"/>
    <w:rsid w:val="00026278"/>
    <w:rsid w:val="00030AD3"/>
    <w:rsid w:val="00033D0D"/>
    <w:rsid w:val="000404C9"/>
    <w:rsid w:val="00040BE5"/>
    <w:rsid w:val="000412E6"/>
    <w:rsid w:val="0004162C"/>
    <w:rsid w:val="0004369E"/>
    <w:rsid w:val="00044E75"/>
    <w:rsid w:val="000602E7"/>
    <w:rsid w:val="0006455C"/>
    <w:rsid w:val="000668FD"/>
    <w:rsid w:val="000725F1"/>
    <w:rsid w:val="00073DD1"/>
    <w:rsid w:val="00077A15"/>
    <w:rsid w:val="00080DEB"/>
    <w:rsid w:val="000846E2"/>
    <w:rsid w:val="00085D37"/>
    <w:rsid w:val="000901A9"/>
    <w:rsid w:val="00090F6E"/>
    <w:rsid w:val="00092824"/>
    <w:rsid w:val="00093E18"/>
    <w:rsid w:val="00096E5F"/>
    <w:rsid w:val="000A4767"/>
    <w:rsid w:val="000A7948"/>
    <w:rsid w:val="000B06B5"/>
    <w:rsid w:val="000C798C"/>
    <w:rsid w:val="000D1C35"/>
    <w:rsid w:val="000D56A2"/>
    <w:rsid w:val="000D743C"/>
    <w:rsid w:val="0010119C"/>
    <w:rsid w:val="001021B6"/>
    <w:rsid w:val="00107A9A"/>
    <w:rsid w:val="0011016C"/>
    <w:rsid w:val="00114C52"/>
    <w:rsid w:val="001223C4"/>
    <w:rsid w:val="00122DE5"/>
    <w:rsid w:val="001261FB"/>
    <w:rsid w:val="0013107F"/>
    <w:rsid w:val="00132A21"/>
    <w:rsid w:val="001340F9"/>
    <w:rsid w:val="00137CE4"/>
    <w:rsid w:val="001410C7"/>
    <w:rsid w:val="001423EE"/>
    <w:rsid w:val="0015089E"/>
    <w:rsid w:val="001512C1"/>
    <w:rsid w:val="00152261"/>
    <w:rsid w:val="00153914"/>
    <w:rsid w:val="0015519E"/>
    <w:rsid w:val="00156664"/>
    <w:rsid w:val="00156D0E"/>
    <w:rsid w:val="00161328"/>
    <w:rsid w:val="001663CB"/>
    <w:rsid w:val="0016652F"/>
    <w:rsid w:val="0016772E"/>
    <w:rsid w:val="0017254B"/>
    <w:rsid w:val="001732AE"/>
    <w:rsid w:val="00180320"/>
    <w:rsid w:val="00181A14"/>
    <w:rsid w:val="00185597"/>
    <w:rsid w:val="00191373"/>
    <w:rsid w:val="001921DF"/>
    <w:rsid w:val="00193E75"/>
    <w:rsid w:val="001953ED"/>
    <w:rsid w:val="0019636C"/>
    <w:rsid w:val="001A273F"/>
    <w:rsid w:val="001A44C2"/>
    <w:rsid w:val="001A47EF"/>
    <w:rsid w:val="001A597F"/>
    <w:rsid w:val="001A7547"/>
    <w:rsid w:val="001C0A9F"/>
    <w:rsid w:val="001C30C9"/>
    <w:rsid w:val="001C4BF3"/>
    <w:rsid w:val="001C4E2E"/>
    <w:rsid w:val="001C5EF4"/>
    <w:rsid w:val="001D1162"/>
    <w:rsid w:val="001D4F78"/>
    <w:rsid w:val="001D65F2"/>
    <w:rsid w:val="001D76E7"/>
    <w:rsid w:val="001E05C6"/>
    <w:rsid w:val="001E66E2"/>
    <w:rsid w:val="001F17CB"/>
    <w:rsid w:val="0020306D"/>
    <w:rsid w:val="00203E0C"/>
    <w:rsid w:val="002072D1"/>
    <w:rsid w:val="002103D1"/>
    <w:rsid w:val="00215B9A"/>
    <w:rsid w:val="00226431"/>
    <w:rsid w:val="0022722A"/>
    <w:rsid w:val="002279A5"/>
    <w:rsid w:val="002304C7"/>
    <w:rsid w:val="002305A4"/>
    <w:rsid w:val="002317C8"/>
    <w:rsid w:val="00233E31"/>
    <w:rsid w:val="00236FC5"/>
    <w:rsid w:val="00237214"/>
    <w:rsid w:val="002440CB"/>
    <w:rsid w:val="00246087"/>
    <w:rsid w:val="00246824"/>
    <w:rsid w:val="00247BC4"/>
    <w:rsid w:val="002560CC"/>
    <w:rsid w:val="00256D84"/>
    <w:rsid w:val="00261AA6"/>
    <w:rsid w:val="0026245F"/>
    <w:rsid w:val="002626FA"/>
    <w:rsid w:val="00264898"/>
    <w:rsid w:val="00267181"/>
    <w:rsid w:val="00270938"/>
    <w:rsid w:val="00273AF8"/>
    <w:rsid w:val="002857CA"/>
    <w:rsid w:val="00286EE6"/>
    <w:rsid w:val="0028798D"/>
    <w:rsid w:val="00290DCD"/>
    <w:rsid w:val="00296A32"/>
    <w:rsid w:val="002B31B3"/>
    <w:rsid w:val="002B4FBE"/>
    <w:rsid w:val="002C0D99"/>
    <w:rsid w:val="002C3E66"/>
    <w:rsid w:val="002D08B9"/>
    <w:rsid w:val="002D1372"/>
    <w:rsid w:val="002D202C"/>
    <w:rsid w:val="002D22A0"/>
    <w:rsid w:val="002D413B"/>
    <w:rsid w:val="002D6781"/>
    <w:rsid w:val="002E55A6"/>
    <w:rsid w:val="002E6F18"/>
    <w:rsid w:val="002F1B4B"/>
    <w:rsid w:val="002F462F"/>
    <w:rsid w:val="002F4A0E"/>
    <w:rsid w:val="00301394"/>
    <w:rsid w:val="00303FF4"/>
    <w:rsid w:val="0030661E"/>
    <w:rsid w:val="00314EBB"/>
    <w:rsid w:val="00326BB6"/>
    <w:rsid w:val="00340F77"/>
    <w:rsid w:val="003416A9"/>
    <w:rsid w:val="003427EA"/>
    <w:rsid w:val="003448F3"/>
    <w:rsid w:val="00346147"/>
    <w:rsid w:val="0034796E"/>
    <w:rsid w:val="00350A6B"/>
    <w:rsid w:val="0035257B"/>
    <w:rsid w:val="00354AD1"/>
    <w:rsid w:val="00357F58"/>
    <w:rsid w:val="00363615"/>
    <w:rsid w:val="00367C7C"/>
    <w:rsid w:val="0037149F"/>
    <w:rsid w:val="003733AE"/>
    <w:rsid w:val="00375726"/>
    <w:rsid w:val="00380E4F"/>
    <w:rsid w:val="003825B2"/>
    <w:rsid w:val="003846AD"/>
    <w:rsid w:val="003963BD"/>
    <w:rsid w:val="003966DC"/>
    <w:rsid w:val="003A018E"/>
    <w:rsid w:val="003A1C53"/>
    <w:rsid w:val="003A24A5"/>
    <w:rsid w:val="003A2BCD"/>
    <w:rsid w:val="003A50A3"/>
    <w:rsid w:val="003A571C"/>
    <w:rsid w:val="003B10E9"/>
    <w:rsid w:val="003B18AB"/>
    <w:rsid w:val="003B3D70"/>
    <w:rsid w:val="003B4158"/>
    <w:rsid w:val="003B4984"/>
    <w:rsid w:val="003B4B9D"/>
    <w:rsid w:val="003C571C"/>
    <w:rsid w:val="003D22E6"/>
    <w:rsid w:val="003D352F"/>
    <w:rsid w:val="003D3BD4"/>
    <w:rsid w:val="003D55D0"/>
    <w:rsid w:val="003D5F62"/>
    <w:rsid w:val="003D6074"/>
    <w:rsid w:val="003D77F4"/>
    <w:rsid w:val="003E3939"/>
    <w:rsid w:val="003F1C14"/>
    <w:rsid w:val="003F225D"/>
    <w:rsid w:val="0040196A"/>
    <w:rsid w:val="004077B1"/>
    <w:rsid w:val="00416CB3"/>
    <w:rsid w:val="00420667"/>
    <w:rsid w:val="004317F9"/>
    <w:rsid w:val="00431CA8"/>
    <w:rsid w:val="00433ACC"/>
    <w:rsid w:val="004409AF"/>
    <w:rsid w:val="00446008"/>
    <w:rsid w:val="0045313C"/>
    <w:rsid w:val="00454B67"/>
    <w:rsid w:val="0045540F"/>
    <w:rsid w:val="004629D3"/>
    <w:rsid w:val="00464B69"/>
    <w:rsid w:val="00465781"/>
    <w:rsid w:val="00465875"/>
    <w:rsid w:val="00467A3E"/>
    <w:rsid w:val="00473606"/>
    <w:rsid w:val="00473A8F"/>
    <w:rsid w:val="00477DA9"/>
    <w:rsid w:val="00485A01"/>
    <w:rsid w:val="0048727B"/>
    <w:rsid w:val="00487662"/>
    <w:rsid w:val="00490797"/>
    <w:rsid w:val="00492C5F"/>
    <w:rsid w:val="00497AD4"/>
    <w:rsid w:val="004A4663"/>
    <w:rsid w:val="004A6E7A"/>
    <w:rsid w:val="004B6BCF"/>
    <w:rsid w:val="004B6D54"/>
    <w:rsid w:val="004B6D80"/>
    <w:rsid w:val="004D278D"/>
    <w:rsid w:val="004D38F3"/>
    <w:rsid w:val="004D5EB4"/>
    <w:rsid w:val="004D6496"/>
    <w:rsid w:val="004E07A4"/>
    <w:rsid w:val="004E08B9"/>
    <w:rsid w:val="004E676D"/>
    <w:rsid w:val="004E6A30"/>
    <w:rsid w:val="004F36A4"/>
    <w:rsid w:val="004F78D9"/>
    <w:rsid w:val="00505B14"/>
    <w:rsid w:val="00510FD9"/>
    <w:rsid w:val="005121DE"/>
    <w:rsid w:val="00512981"/>
    <w:rsid w:val="00514610"/>
    <w:rsid w:val="00516794"/>
    <w:rsid w:val="005201BB"/>
    <w:rsid w:val="00523512"/>
    <w:rsid w:val="005265FD"/>
    <w:rsid w:val="00527ED6"/>
    <w:rsid w:val="0053377F"/>
    <w:rsid w:val="00534D12"/>
    <w:rsid w:val="005359E2"/>
    <w:rsid w:val="00536B74"/>
    <w:rsid w:val="00540E11"/>
    <w:rsid w:val="00542268"/>
    <w:rsid w:val="00542AC3"/>
    <w:rsid w:val="00544702"/>
    <w:rsid w:val="005460CD"/>
    <w:rsid w:val="005506E9"/>
    <w:rsid w:val="0056004F"/>
    <w:rsid w:val="0057465E"/>
    <w:rsid w:val="00591E41"/>
    <w:rsid w:val="00594E57"/>
    <w:rsid w:val="0059578E"/>
    <w:rsid w:val="005A0024"/>
    <w:rsid w:val="005A7822"/>
    <w:rsid w:val="005B2171"/>
    <w:rsid w:val="005B528E"/>
    <w:rsid w:val="005B7BBF"/>
    <w:rsid w:val="005C11F9"/>
    <w:rsid w:val="005C527B"/>
    <w:rsid w:val="005D18E0"/>
    <w:rsid w:val="005D5AD1"/>
    <w:rsid w:val="005D65A1"/>
    <w:rsid w:val="005E3D6D"/>
    <w:rsid w:val="005F083E"/>
    <w:rsid w:val="005F1504"/>
    <w:rsid w:val="005F5BEE"/>
    <w:rsid w:val="00601FC2"/>
    <w:rsid w:val="00605F87"/>
    <w:rsid w:val="006065A3"/>
    <w:rsid w:val="006101CD"/>
    <w:rsid w:val="0061082A"/>
    <w:rsid w:val="00625BAE"/>
    <w:rsid w:val="00627946"/>
    <w:rsid w:val="00642FE1"/>
    <w:rsid w:val="0064533C"/>
    <w:rsid w:val="00654025"/>
    <w:rsid w:val="006574E5"/>
    <w:rsid w:val="006664C9"/>
    <w:rsid w:val="00672018"/>
    <w:rsid w:val="00682AA9"/>
    <w:rsid w:val="00682C2E"/>
    <w:rsid w:val="00686B22"/>
    <w:rsid w:val="00686FA4"/>
    <w:rsid w:val="00693159"/>
    <w:rsid w:val="0069490C"/>
    <w:rsid w:val="00697197"/>
    <w:rsid w:val="006A23DF"/>
    <w:rsid w:val="006A55FC"/>
    <w:rsid w:val="006A7B6F"/>
    <w:rsid w:val="006B0C33"/>
    <w:rsid w:val="006B2288"/>
    <w:rsid w:val="006B36A6"/>
    <w:rsid w:val="006B5123"/>
    <w:rsid w:val="006B6A99"/>
    <w:rsid w:val="006B70FE"/>
    <w:rsid w:val="006C3E51"/>
    <w:rsid w:val="006C5B6E"/>
    <w:rsid w:val="006C617C"/>
    <w:rsid w:val="006D0E10"/>
    <w:rsid w:val="006D0E7F"/>
    <w:rsid w:val="006D17BA"/>
    <w:rsid w:val="006D4CD3"/>
    <w:rsid w:val="006E4DA6"/>
    <w:rsid w:val="006F2269"/>
    <w:rsid w:val="006F3EE9"/>
    <w:rsid w:val="006F4F40"/>
    <w:rsid w:val="006F73B7"/>
    <w:rsid w:val="006F77F9"/>
    <w:rsid w:val="00711923"/>
    <w:rsid w:val="0071668A"/>
    <w:rsid w:val="00716C00"/>
    <w:rsid w:val="00724196"/>
    <w:rsid w:val="007314BC"/>
    <w:rsid w:val="00733640"/>
    <w:rsid w:val="007340FB"/>
    <w:rsid w:val="00735EC3"/>
    <w:rsid w:val="00742284"/>
    <w:rsid w:val="00745810"/>
    <w:rsid w:val="00745DF2"/>
    <w:rsid w:val="00753D0A"/>
    <w:rsid w:val="00755515"/>
    <w:rsid w:val="0075562F"/>
    <w:rsid w:val="00757053"/>
    <w:rsid w:val="007571BB"/>
    <w:rsid w:val="00760A7C"/>
    <w:rsid w:val="00760F11"/>
    <w:rsid w:val="00761F85"/>
    <w:rsid w:val="00763924"/>
    <w:rsid w:val="00770AFA"/>
    <w:rsid w:val="007903C8"/>
    <w:rsid w:val="00791B67"/>
    <w:rsid w:val="00793D76"/>
    <w:rsid w:val="007A2FAB"/>
    <w:rsid w:val="007A4B66"/>
    <w:rsid w:val="007A50AF"/>
    <w:rsid w:val="007C31E9"/>
    <w:rsid w:val="007C5D76"/>
    <w:rsid w:val="007D07BA"/>
    <w:rsid w:val="007D7110"/>
    <w:rsid w:val="007E6A14"/>
    <w:rsid w:val="007F0139"/>
    <w:rsid w:val="007F0D08"/>
    <w:rsid w:val="007F4602"/>
    <w:rsid w:val="007F68B5"/>
    <w:rsid w:val="0081218E"/>
    <w:rsid w:val="00813D8A"/>
    <w:rsid w:val="008144FF"/>
    <w:rsid w:val="0081475A"/>
    <w:rsid w:val="00814DFD"/>
    <w:rsid w:val="0082350C"/>
    <w:rsid w:val="0082628C"/>
    <w:rsid w:val="00835F2B"/>
    <w:rsid w:val="00837118"/>
    <w:rsid w:val="008400BA"/>
    <w:rsid w:val="008415CE"/>
    <w:rsid w:val="00842E9A"/>
    <w:rsid w:val="00847D6F"/>
    <w:rsid w:val="00853EB9"/>
    <w:rsid w:val="00860070"/>
    <w:rsid w:val="00863D85"/>
    <w:rsid w:val="0087114D"/>
    <w:rsid w:val="00877440"/>
    <w:rsid w:val="008879DF"/>
    <w:rsid w:val="008915B7"/>
    <w:rsid w:val="00891B98"/>
    <w:rsid w:val="008955E1"/>
    <w:rsid w:val="00896D88"/>
    <w:rsid w:val="008B0A84"/>
    <w:rsid w:val="008B4706"/>
    <w:rsid w:val="008C0161"/>
    <w:rsid w:val="008C0D6F"/>
    <w:rsid w:val="008C14B3"/>
    <w:rsid w:val="008D0300"/>
    <w:rsid w:val="008D1E21"/>
    <w:rsid w:val="008D231E"/>
    <w:rsid w:val="008D4985"/>
    <w:rsid w:val="008E3310"/>
    <w:rsid w:val="008E3AA4"/>
    <w:rsid w:val="008F3483"/>
    <w:rsid w:val="008F4755"/>
    <w:rsid w:val="00904034"/>
    <w:rsid w:val="00904BC9"/>
    <w:rsid w:val="00907653"/>
    <w:rsid w:val="00914776"/>
    <w:rsid w:val="00921371"/>
    <w:rsid w:val="00923796"/>
    <w:rsid w:val="00924F39"/>
    <w:rsid w:val="009259FD"/>
    <w:rsid w:val="00931CD3"/>
    <w:rsid w:val="009365AE"/>
    <w:rsid w:val="00941B17"/>
    <w:rsid w:val="00942808"/>
    <w:rsid w:val="0095056A"/>
    <w:rsid w:val="009512CA"/>
    <w:rsid w:val="00953838"/>
    <w:rsid w:val="00956D6A"/>
    <w:rsid w:val="0096019A"/>
    <w:rsid w:val="009619D0"/>
    <w:rsid w:val="0096288A"/>
    <w:rsid w:val="0096661A"/>
    <w:rsid w:val="00970256"/>
    <w:rsid w:val="009735ED"/>
    <w:rsid w:val="00984B68"/>
    <w:rsid w:val="00985052"/>
    <w:rsid w:val="0098538C"/>
    <w:rsid w:val="00986B99"/>
    <w:rsid w:val="0099058C"/>
    <w:rsid w:val="00990CC4"/>
    <w:rsid w:val="009916D8"/>
    <w:rsid w:val="009A3CC1"/>
    <w:rsid w:val="009B0670"/>
    <w:rsid w:val="009B201C"/>
    <w:rsid w:val="009B46D8"/>
    <w:rsid w:val="009B59E9"/>
    <w:rsid w:val="009B6F32"/>
    <w:rsid w:val="009B73E6"/>
    <w:rsid w:val="009B7900"/>
    <w:rsid w:val="009D00E2"/>
    <w:rsid w:val="009D0D42"/>
    <w:rsid w:val="009E6C3F"/>
    <w:rsid w:val="009F66F7"/>
    <w:rsid w:val="00A0510A"/>
    <w:rsid w:val="00A06F33"/>
    <w:rsid w:val="00A07A3B"/>
    <w:rsid w:val="00A1017F"/>
    <w:rsid w:val="00A127EF"/>
    <w:rsid w:val="00A25292"/>
    <w:rsid w:val="00A320D7"/>
    <w:rsid w:val="00A3414D"/>
    <w:rsid w:val="00A373E0"/>
    <w:rsid w:val="00A51EF1"/>
    <w:rsid w:val="00A53EF9"/>
    <w:rsid w:val="00A5404C"/>
    <w:rsid w:val="00A565C9"/>
    <w:rsid w:val="00A65D26"/>
    <w:rsid w:val="00A66E43"/>
    <w:rsid w:val="00A67A95"/>
    <w:rsid w:val="00A70C37"/>
    <w:rsid w:val="00A70ECA"/>
    <w:rsid w:val="00A77A49"/>
    <w:rsid w:val="00A817B7"/>
    <w:rsid w:val="00A83991"/>
    <w:rsid w:val="00A848AB"/>
    <w:rsid w:val="00A86864"/>
    <w:rsid w:val="00A94AAD"/>
    <w:rsid w:val="00AA02D3"/>
    <w:rsid w:val="00AA2A5B"/>
    <w:rsid w:val="00AA41E0"/>
    <w:rsid w:val="00AA640F"/>
    <w:rsid w:val="00AA7601"/>
    <w:rsid w:val="00AB5E23"/>
    <w:rsid w:val="00AB6C9E"/>
    <w:rsid w:val="00AC0554"/>
    <w:rsid w:val="00AC6BAA"/>
    <w:rsid w:val="00AD14CE"/>
    <w:rsid w:val="00AD365F"/>
    <w:rsid w:val="00AD4145"/>
    <w:rsid w:val="00AD5E17"/>
    <w:rsid w:val="00AD617D"/>
    <w:rsid w:val="00AD686A"/>
    <w:rsid w:val="00AE3959"/>
    <w:rsid w:val="00AE770F"/>
    <w:rsid w:val="00AF3904"/>
    <w:rsid w:val="00AF4A37"/>
    <w:rsid w:val="00AF764C"/>
    <w:rsid w:val="00AF776E"/>
    <w:rsid w:val="00B143B9"/>
    <w:rsid w:val="00B1445F"/>
    <w:rsid w:val="00B14ECF"/>
    <w:rsid w:val="00B15AA2"/>
    <w:rsid w:val="00B1754A"/>
    <w:rsid w:val="00B240D5"/>
    <w:rsid w:val="00B266F7"/>
    <w:rsid w:val="00B37B3E"/>
    <w:rsid w:val="00B41C43"/>
    <w:rsid w:val="00B43E0C"/>
    <w:rsid w:val="00B57D30"/>
    <w:rsid w:val="00B57E1B"/>
    <w:rsid w:val="00B64E09"/>
    <w:rsid w:val="00B66812"/>
    <w:rsid w:val="00B7429A"/>
    <w:rsid w:val="00B77E99"/>
    <w:rsid w:val="00B8050D"/>
    <w:rsid w:val="00B81A19"/>
    <w:rsid w:val="00B81A72"/>
    <w:rsid w:val="00B81F78"/>
    <w:rsid w:val="00B83FAE"/>
    <w:rsid w:val="00B851EA"/>
    <w:rsid w:val="00B90F81"/>
    <w:rsid w:val="00B92900"/>
    <w:rsid w:val="00B93A87"/>
    <w:rsid w:val="00BA45A7"/>
    <w:rsid w:val="00BB247F"/>
    <w:rsid w:val="00BB3748"/>
    <w:rsid w:val="00BB704B"/>
    <w:rsid w:val="00BC1745"/>
    <w:rsid w:val="00BC17AB"/>
    <w:rsid w:val="00BC3419"/>
    <w:rsid w:val="00BD3BED"/>
    <w:rsid w:val="00BD55C1"/>
    <w:rsid w:val="00BD697B"/>
    <w:rsid w:val="00BE42AA"/>
    <w:rsid w:val="00BE4F67"/>
    <w:rsid w:val="00BE6801"/>
    <w:rsid w:val="00BE7B3D"/>
    <w:rsid w:val="00BF35E0"/>
    <w:rsid w:val="00C13DDA"/>
    <w:rsid w:val="00C13F5D"/>
    <w:rsid w:val="00C25D0A"/>
    <w:rsid w:val="00C355A3"/>
    <w:rsid w:val="00C36723"/>
    <w:rsid w:val="00C439A6"/>
    <w:rsid w:val="00C44ECF"/>
    <w:rsid w:val="00C47B5C"/>
    <w:rsid w:val="00C513D1"/>
    <w:rsid w:val="00C54ECE"/>
    <w:rsid w:val="00C612AE"/>
    <w:rsid w:val="00C61CFA"/>
    <w:rsid w:val="00C6593E"/>
    <w:rsid w:val="00C733C2"/>
    <w:rsid w:val="00C766A1"/>
    <w:rsid w:val="00C82F66"/>
    <w:rsid w:val="00C86524"/>
    <w:rsid w:val="00C87039"/>
    <w:rsid w:val="00C91198"/>
    <w:rsid w:val="00C94FF1"/>
    <w:rsid w:val="00C97248"/>
    <w:rsid w:val="00CA1A49"/>
    <w:rsid w:val="00CA2941"/>
    <w:rsid w:val="00CA5090"/>
    <w:rsid w:val="00CA7F8B"/>
    <w:rsid w:val="00CB1553"/>
    <w:rsid w:val="00CB4130"/>
    <w:rsid w:val="00CC0377"/>
    <w:rsid w:val="00CC5D22"/>
    <w:rsid w:val="00CD006B"/>
    <w:rsid w:val="00CD62A3"/>
    <w:rsid w:val="00CE36E0"/>
    <w:rsid w:val="00CE3F30"/>
    <w:rsid w:val="00D0034D"/>
    <w:rsid w:val="00D0152F"/>
    <w:rsid w:val="00D05EA4"/>
    <w:rsid w:val="00D10E52"/>
    <w:rsid w:val="00D12381"/>
    <w:rsid w:val="00D13C58"/>
    <w:rsid w:val="00D21986"/>
    <w:rsid w:val="00D21C7F"/>
    <w:rsid w:val="00D23740"/>
    <w:rsid w:val="00D308CB"/>
    <w:rsid w:val="00D312CF"/>
    <w:rsid w:val="00D33D24"/>
    <w:rsid w:val="00D34893"/>
    <w:rsid w:val="00D37A0E"/>
    <w:rsid w:val="00D43A65"/>
    <w:rsid w:val="00D477A4"/>
    <w:rsid w:val="00D51681"/>
    <w:rsid w:val="00D52AB0"/>
    <w:rsid w:val="00D5513C"/>
    <w:rsid w:val="00D57E92"/>
    <w:rsid w:val="00D638DA"/>
    <w:rsid w:val="00D703BC"/>
    <w:rsid w:val="00D86A95"/>
    <w:rsid w:val="00D97D6D"/>
    <w:rsid w:val="00DC053E"/>
    <w:rsid w:val="00DC2A3A"/>
    <w:rsid w:val="00DC6578"/>
    <w:rsid w:val="00DD06CD"/>
    <w:rsid w:val="00DD1AFF"/>
    <w:rsid w:val="00DD1D75"/>
    <w:rsid w:val="00DD541C"/>
    <w:rsid w:val="00DD57EE"/>
    <w:rsid w:val="00DE1F95"/>
    <w:rsid w:val="00E001B4"/>
    <w:rsid w:val="00E013F3"/>
    <w:rsid w:val="00E02C4A"/>
    <w:rsid w:val="00E0716E"/>
    <w:rsid w:val="00E11257"/>
    <w:rsid w:val="00E14260"/>
    <w:rsid w:val="00E16991"/>
    <w:rsid w:val="00E16DE6"/>
    <w:rsid w:val="00E224D5"/>
    <w:rsid w:val="00E239BA"/>
    <w:rsid w:val="00E24F71"/>
    <w:rsid w:val="00E260D1"/>
    <w:rsid w:val="00E276C3"/>
    <w:rsid w:val="00E32055"/>
    <w:rsid w:val="00E33CFD"/>
    <w:rsid w:val="00E34D29"/>
    <w:rsid w:val="00E35CE2"/>
    <w:rsid w:val="00E41BAA"/>
    <w:rsid w:val="00E44A1E"/>
    <w:rsid w:val="00E5189E"/>
    <w:rsid w:val="00E56651"/>
    <w:rsid w:val="00E56A75"/>
    <w:rsid w:val="00E56AE9"/>
    <w:rsid w:val="00E57154"/>
    <w:rsid w:val="00E6360C"/>
    <w:rsid w:val="00E63B8C"/>
    <w:rsid w:val="00E67EB1"/>
    <w:rsid w:val="00E71F43"/>
    <w:rsid w:val="00E736A8"/>
    <w:rsid w:val="00E75C93"/>
    <w:rsid w:val="00E902DA"/>
    <w:rsid w:val="00E948BA"/>
    <w:rsid w:val="00E96805"/>
    <w:rsid w:val="00E96CCC"/>
    <w:rsid w:val="00EB0797"/>
    <w:rsid w:val="00EB6FE7"/>
    <w:rsid w:val="00EB7982"/>
    <w:rsid w:val="00EC05DD"/>
    <w:rsid w:val="00ED427A"/>
    <w:rsid w:val="00ED6FB5"/>
    <w:rsid w:val="00EE0F31"/>
    <w:rsid w:val="00EE5B88"/>
    <w:rsid w:val="00EE5EBB"/>
    <w:rsid w:val="00EE7BC2"/>
    <w:rsid w:val="00EF0557"/>
    <w:rsid w:val="00EF53AC"/>
    <w:rsid w:val="00EF58A8"/>
    <w:rsid w:val="00F02BEE"/>
    <w:rsid w:val="00F0310E"/>
    <w:rsid w:val="00F0401A"/>
    <w:rsid w:val="00F128F5"/>
    <w:rsid w:val="00F15306"/>
    <w:rsid w:val="00F167CA"/>
    <w:rsid w:val="00F22695"/>
    <w:rsid w:val="00F24DAE"/>
    <w:rsid w:val="00F27ACB"/>
    <w:rsid w:val="00F3084B"/>
    <w:rsid w:val="00F422D9"/>
    <w:rsid w:val="00F45C31"/>
    <w:rsid w:val="00F47E83"/>
    <w:rsid w:val="00F50F3A"/>
    <w:rsid w:val="00F52D82"/>
    <w:rsid w:val="00F53A98"/>
    <w:rsid w:val="00F543E5"/>
    <w:rsid w:val="00F6004C"/>
    <w:rsid w:val="00F60BAF"/>
    <w:rsid w:val="00F63F40"/>
    <w:rsid w:val="00F679B5"/>
    <w:rsid w:val="00F70F53"/>
    <w:rsid w:val="00F77251"/>
    <w:rsid w:val="00F80756"/>
    <w:rsid w:val="00F86B77"/>
    <w:rsid w:val="00F870B1"/>
    <w:rsid w:val="00F90475"/>
    <w:rsid w:val="00F9309F"/>
    <w:rsid w:val="00F969A9"/>
    <w:rsid w:val="00FA613B"/>
    <w:rsid w:val="00FB0B7C"/>
    <w:rsid w:val="00FB5942"/>
    <w:rsid w:val="00FB6105"/>
    <w:rsid w:val="00FC2756"/>
    <w:rsid w:val="00FC5F73"/>
    <w:rsid w:val="00FD2BEE"/>
    <w:rsid w:val="00FD556A"/>
    <w:rsid w:val="00FD6382"/>
    <w:rsid w:val="00FF4CD3"/>
    <w:rsid w:val="00FF650E"/>
    <w:rsid w:val="00FF6A60"/>
    <w:rsid w:val="0AD04818"/>
    <w:rsid w:val="64908B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BEEA242"/>
  <w15:chartTrackingRefBased/>
  <w15:docId w15:val="{BFE78553-A6ED-4BA2-8DD9-485E331C5B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qFormat/>
    <w:rsid w:val="00D51681"/>
    <w:pPr>
      <w:widowControl w:val="0"/>
      <w:numPr>
        <w:numId w:val="24"/>
      </w:numPr>
      <w:autoSpaceDE w:val="0"/>
      <w:autoSpaceDN w:val="0"/>
      <w:spacing w:before="60" w:after="0" w:line="240" w:lineRule="auto"/>
      <w:outlineLvl w:val="0"/>
    </w:pPr>
    <w:rPr>
      <w:rFonts w:ascii="Times New Roman" w:eastAsia="Times New Roman" w:hAnsi="Times New Roman" w:cs="Times New Roman"/>
      <w:b/>
      <w:bCs/>
      <w:sz w:val="28"/>
      <w:szCs w:val="28"/>
    </w:rPr>
  </w:style>
  <w:style w:type="paragraph" w:styleId="Heading2">
    <w:name w:val="heading 2"/>
    <w:basedOn w:val="Normal"/>
    <w:link w:val="Heading2Char"/>
    <w:unhideWhenUsed/>
    <w:qFormat/>
    <w:rsid w:val="00D51681"/>
    <w:pPr>
      <w:widowControl w:val="0"/>
      <w:autoSpaceDE w:val="0"/>
      <w:autoSpaceDN w:val="0"/>
      <w:spacing w:after="0" w:line="240" w:lineRule="auto"/>
      <w:ind w:left="1774" w:hanging="595"/>
      <w:outlineLvl w:val="1"/>
    </w:pPr>
    <w:rPr>
      <w:rFonts w:ascii="Times New Roman" w:eastAsia="Times New Roman" w:hAnsi="Times New Roman" w:cs="Times New Roman"/>
      <w:b/>
      <w:bCs/>
      <w:sz w:val="20"/>
      <w:szCs w:val="20"/>
    </w:rPr>
  </w:style>
  <w:style w:type="paragraph" w:styleId="Heading3">
    <w:name w:val="heading 3"/>
    <w:basedOn w:val="Normal"/>
    <w:next w:val="NormalIndent"/>
    <w:link w:val="Heading3Char"/>
    <w:qFormat/>
    <w:rsid w:val="00D51681"/>
    <w:pPr>
      <w:tabs>
        <w:tab w:val="right" w:pos="1152"/>
        <w:tab w:val="num" w:pos="2362"/>
        <w:tab w:val="right" w:pos="9360"/>
      </w:tabs>
      <w:spacing w:after="0" w:line="240" w:lineRule="auto"/>
      <w:ind w:left="2362" w:hanging="720"/>
      <w:outlineLvl w:val="2"/>
    </w:pPr>
    <w:rPr>
      <w:rFonts w:ascii="Arial" w:eastAsia="Times New Roman" w:hAnsi="Arial" w:cs="Times New Roman"/>
      <w:b/>
      <w:spacing w:val="-2"/>
      <w:sz w:val="24"/>
      <w:szCs w:val="24"/>
    </w:rPr>
  </w:style>
  <w:style w:type="paragraph" w:styleId="Heading4">
    <w:name w:val="heading 4"/>
    <w:basedOn w:val="Normal"/>
    <w:link w:val="Heading4Char"/>
    <w:qFormat/>
    <w:rsid w:val="00D51681"/>
    <w:pPr>
      <w:tabs>
        <w:tab w:val="num" w:pos="886"/>
        <w:tab w:val="left" w:pos="1152"/>
        <w:tab w:val="right" w:pos="9360"/>
      </w:tabs>
      <w:spacing w:before="120" w:after="0" w:line="240" w:lineRule="auto"/>
      <w:ind w:left="886" w:hanging="864"/>
      <w:outlineLvl w:val="3"/>
    </w:pPr>
    <w:rPr>
      <w:rFonts w:ascii="Arial" w:eastAsia="Times New Roman" w:hAnsi="Arial" w:cs="Times New Roman"/>
      <w:b/>
      <w:i/>
      <w:spacing w:val="-2"/>
      <w:sz w:val="24"/>
      <w:szCs w:val="24"/>
    </w:rPr>
  </w:style>
  <w:style w:type="paragraph" w:styleId="Heading5">
    <w:name w:val="heading 5"/>
    <w:basedOn w:val="Normal"/>
    <w:next w:val="Normal"/>
    <w:link w:val="Heading5Char"/>
    <w:qFormat/>
    <w:rsid w:val="00D51681"/>
    <w:pPr>
      <w:keepNext/>
      <w:keepLines/>
      <w:tabs>
        <w:tab w:val="num" w:pos="1030"/>
        <w:tab w:val="right" w:pos="9360"/>
      </w:tabs>
      <w:spacing w:after="0" w:line="240" w:lineRule="auto"/>
      <w:ind w:left="1030" w:hanging="1008"/>
      <w:outlineLvl w:val="4"/>
    </w:pPr>
    <w:rPr>
      <w:rFonts w:ascii="Arial" w:eastAsia="Times New Roman" w:hAnsi="Arial" w:cs="Times New Roman"/>
      <w:b/>
      <w:spacing w:val="-2"/>
      <w:sz w:val="24"/>
      <w:szCs w:val="24"/>
      <w:u w:val="single"/>
    </w:rPr>
  </w:style>
  <w:style w:type="paragraph" w:styleId="Heading6">
    <w:name w:val="heading 6"/>
    <w:basedOn w:val="Normal"/>
    <w:next w:val="Normal"/>
    <w:link w:val="Heading6Char"/>
    <w:qFormat/>
    <w:rsid w:val="00D51681"/>
    <w:pPr>
      <w:tabs>
        <w:tab w:val="num" w:pos="1174"/>
        <w:tab w:val="right" w:pos="9360"/>
      </w:tabs>
      <w:spacing w:after="0" w:line="240" w:lineRule="auto"/>
      <w:ind w:left="1174" w:hanging="1152"/>
      <w:outlineLvl w:val="5"/>
    </w:pPr>
    <w:rPr>
      <w:rFonts w:ascii="Arial" w:eastAsia="Times New Roman" w:hAnsi="Arial" w:cs="Times New Roman"/>
      <w:b/>
      <w:spacing w:val="-2"/>
      <w:sz w:val="24"/>
      <w:szCs w:val="24"/>
    </w:rPr>
  </w:style>
  <w:style w:type="paragraph" w:styleId="Heading7">
    <w:name w:val="heading 7"/>
    <w:basedOn w:val="Normal"/>
    <w:next w:val="Normal"/>
    <w:link w:val="Heading7Char"/>
    <w:qFormat/>
    <w:rsid w:val="00D51681"/>
    <w:pPr>
      <w:tabs>
        <w:tab w:val="num" w:pos="1462"/>
        <w:tab w:val="right" w:pos="9360"/>
      </w:tabs>
      <w:spacing w:before="240" w:after="60" w:line="240" w:lineRule="auto"/>
      <w:ind w:left="1318" w:hanging="1296"/>
      <w:outlineLvl w:val="6"/>
    </w:pPr>
    <w:rPr>
      <w:rFonts w:ascii="Arial" w:eastAsia="Times New Roman" w:hAnsi="Arial" w:cs="Times New Roman"/>
      <w:spacing w:val="-2"/>
      <w:sz w:val="20"/>
      <w:szCs w:val="24"/>
    </w:rPr>
  </w:style>
  <w:style w:type="paragraph" w:styleId="Heading8">
    <w:name w:val="heading 8"/>
    <w:basedOn w:val="Normal"/>
    <w:next w:val="Normal"/>
    <w:link w:val="Heading8Char"/>
    <w:qFormat/>
    <w:rsid w:val="00D51681"/>
    <w:pPr>
      <w:tabs>
        <w:tab w:val="num" w:pos="1822"/>
        <w:tab w:val="right" w:pos="9360"/>
      </w:tabs>
      <w:spacing w:before="240" w:after="60" w:line="240" w:lineRule="auto"/>
      <w:ind w:left="1462" w:hanging="1440"/>
      <w:outlineLvl w:val="7"/>
    </w:pPr>
    <w:rPr>
      <w:rFonts w:ascii="Arial" w:eastAsia="Times New Roman" w:hAnsi="Arial" w:cs="Times New Roman"/>
      <w:i/>
      <w:spacing w:val="-2"/>
      <w:sz w:val="20"/>
      <w:szCs w:val="24"/>
    </w:rPr>
  </w:style>
  <w:style w:type="paragraph" w:styleId="Heading9">
    <w:name w:val="heading 9"/>
    <w:basedOn w:val="Normal"/>
    <w:next w:val="Normal"/>
    <w:link w:val="Heading9Char"/>
    <w:qFormat/>
    <w:rsid w:val="00D51681"/>
    <w:pPr>
      <w:tabs>
        <w:tab w:val="num" w:pos="1822"/>
        <w:tab w:val="right" w:pos="9360"/>
      </w:tabs>
      <w:spacing w:before="240" w:after="60" w:line="240" w:lineRule="auto"/>
      <w:ind w:left="1606" w:hanging="1584"/>
      <w:outlineLvl w:val="8"/>
    </w:pPr>
    <w:rPr>
      <w:rFonts w:ascii="Arial" w:eastAsia="Times New Roman" w:hAnsi="Arial" w:cs="Times New Roman"/>
      <w:i/>
      <w:spacing w:val="-2"/>
      <w:sz w:val="18"/>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D51681"/>
    <w:rPr>
      <w:rFonts w:ascii="Times New Roman" w:eastAsia="Times New Roman" w:hAnsi="Times New Roman" w:cs="Times New Roman"/>
      <w:b/>
      <w:bCs/>
      <w:sz w:val="28"/>
      <w:szCs w:val="28"/>
    </w:rPr>
  </w:style>
  <w:style w:type="character" w:customStyle="1" w:styleId="Heading2Char">
    <w:name w:val="Heading 2 Char"/>
    <w:basedOn w:val="DefaultParagraphFont"/>
    <w:link w:val="Heading2"/>
    <w:rsid w:val="00D51681"/>
    <w:rPr>
      <w:rFonts w:ascii="Times New Roman" w:eastAsia="Times New Roman" w:hAnsi="Times New Roman" w:cs="Times New Roman"/>
      <w:b/>
      <w:bCs/>
      <w:sz w:val="20"/>
      <w:szCs w:val="20"/>
    </w:rPr>
  </w:style>
  <w:style w:type="character" w:customStyle="1" w:styleId="Heading3Char">
    <w:name w:val="Heading 3 Char"/>
    <w:basedOn w:val="DefaultParagraphFont"/>
    <w:link w:val="Heading3"/>
    <w:rsid w:val="00D51681"/>
    <w:rPr>
      <w:rFonts w:ascii="Arial" w:eastAsia="Times New Roman" w:hAnsi="Arial" w:cs="Times New Roman"/>
      <w:b/>
      <w:spacing w:val="-2"/>
      <w:sz w:val="24"/>
      <w:szCs w:val="24"/>
    </w:rPr>
  </w:style>
  <w:style w:type="character" w:customStyle="1" w:styleId="Heading4Char">
    <w:name w:val="Heading 4 Char"/>
    <w:basedOn w:val="DefaultParagraphFont"/>
    <w:link w:val="Heading4"/>
    <w:rsid w:val="00D51681"/>
    <w:rPr>
      <w:rFonts w:ascii="Arial" w:eastAsia="Times New Roman" w:hAnsi="Arial" w:cs="Times New Roman"/>
      <w:b/>
      <w:i/>
      <w:spacing w:val="-2"/>
      <w:sz w:val="24"/>
      <w:szCs w:val="24"/>
    </w:rPr>
  </w:style>
  <w:style w:type="character" w:customStyle="1" w:styleId="Heading5Char">
    <w:name w:val="Heading 5 Char"/>
    <w:basedOn w:val="DefaultParagraphFont"/>
    <w:link w:val="Heading5"/>
    <w:rsid w:val="00D51681"/>
    <w:rPr>
      <w:rFonts w:ascii="Arial" w:eastAsia="Times New Roman" w:hAnsi="Arial" w:cs="Times New Roman"/>
      <w:b/>
      <w:spacing w:val="-2"/>
      <w:sz w:val="24"/>
      <w:szCs w:val="24"/>
      <w:u w:val="single"/>
    </w:rPr>
  </w:style>
  <w:style w:type="character" w:customStyle="1" w:styleId="Heading6Char">
    <w:name w:val="Heading 6 Char"/>
    <w:basedOn w:val="DefaultParagraphFont"/>
    <w:link w:val="Heading6"/>
    <w:rsid w:val="00D51681"/>
    <w:rPr>
      <w:rFonts w:ascii="Arial" w:eastAsia="Times New Roman" w:hAnsi="Arial" w:cs="Times New Roman"/>
      <w:b/>
      <w:spacing w:val="-2"/>
      <w:sz w:val="24"/>
      <w:szCs w:val="24"/>
    </w:rPr>
  </w:style>
  <w:style w:type="character" w:customStyle="1" w:styleId="Heading7Char">
    <w:name w:val="Heading 7 Char"/>
    <w:basedOn w:val="DefaultParagraphFont"/>
    <w:link w:val="Heading7"/>
    <w:rsid w:val="00D51681"/>
    <w:rPr>
      <w:rFonts w:ascii="Arial" w:eastAsia="Times New Roman" w:hAnsi="Arial" w:cs="Times New Roman"/>
      <w:spacing w:val="-2"/>
      <w:sz w:val="20"/>
      <w:szCs w:val="24"/>
    </w:rPr>
  </w:style>
  <w:style w:type="character" w:customStyle="1" w:styleId="Heading8Char">
    <w:name w:val="Heading 8 Char"/>
    <w:basedOn w:val="DefaultParagraphFont"/>
    <w:link w:val="Heading8"/>
    <w:rsid w:val="00D51681"/>
    <w:rPr>
      <w:rFonts w:ascii="Arial" w:eastAsia="Times New Roman" w:hAnsi="Arial" w:cs="Times New Roman"/>
      <w:i/>
      <w:spacing w:val="-2"/>
      <w:sz w:val="20"/>
      <w:szCs w:val="24"/>
    </w:rPr>
  </w:style>
  <w:style w:type="character" w:customStyle="1" w:styleId="Heading9Char">
    <w:name w:val="Heading 9 Char"/>
    <w:basedOn w:val="DefaultParagraphFont"/>
    <w:link w:val="Heading9"/>
    <w:rsid w:val="00D51681"/>
    <w:rPr>
      <w:rFonts w:ascii="Arial" w:eastAsia="Times New Roman" w:hAnsi="Arial" w:cs="Times New Roman"/>
      <w:i/>
      <w:spacing w:val="-2"/>
      <w:sz w:val="18"/>
      <w:szCs w:val="24"/>
    </w:rPr>
  </w:style>
  <w:style w:type="paragraph" w:styleId="BodyText">
    <w:name w:val="Body Text"/>
    <w:basedOn w:val="Normal"/>
    <w:link w:val="BodyTextChar"/>
    <w:uiPriority w:val="1"/>
    <w:qFormat/>
    <w:rsid w:val="00D51681"/>
    <w:pPr>
      <w:widowControl w:val="0"/>
      <w:autoSpaceDE w:val="0"/>
      <w:autoSpaceDN w:val="0"/>
      <w:spacing w:after="0" w:line="240" w:lineRule="auto"/>
    </w:pPr>
    <w:rPr>
      <w:rFonts w:ascii="Times New Roman" w:eastAsia="Times New Roman" w:hAnsi="Times New Roman" w:cs="Times New Roman"/>
      <w:sz w:val="20"/>
      <w:szCs w:val="20"/>
    </w:rPr>
  </w:style>
  <w:style w:type="character" w:customStyle="1" w:styleId="BodyTextChar">
    <w:name w:val="Body Text Char"/>
    <w:basedOn w:val="DefaultParagraphFont"/>
    <w:link w:val="BodyText"/>
    <w:uiPriority w:val="1"/>
    <w:rsid w:val="00D51681"/>
    <w:rPr>
      <w:rFonts w:ascii="Times New Roman" w:eastAsia="Times New Roman" w:hAnsi="Times New Roman" w:cs="Times New Roman"/>
      <w:sz w:val="20"/>
      <w:szCs w:val="20"/>
    </w:rPr>
  </w:style>
  <w:style w:type="paragraph" w:styleId="ListParagraph">
    <w:name w:val="List Paragraph"/>
    <w:basedOn w:val="Normal"/>
    <w:uiPriority w:val="1"/>
    <w:qFormat/>
    <w:rsid w:val="00D51681"/>
    <w:pPr>
      <w:widowControl w:val="0"/>
      <w:autoSpaceDE w:val="0"/>
      <w:autoSpaceDN w:val="0"/>
      <w:spacing w:after="0" w:line="240" w:lineRule="auto"/>
      <w:ind w:left="1180"/>
    </w:pPr>
    <w:rPr>
      <w:rFonts w:ascii="Times New Roman" w:eastAsia="Times New Roman" w:hAnsi="Times New Roman" w:cs="Times New Roman"/>
    </w:rPr>
  </w:style>
  <w:style w:type="paragraph" w:customStyle="1" w:styleId="TableParagraph">
    <w:name w:val="Table Paragraph"/>
    <w:basedOn w:val="Normal"/>
    <w:uiPriority w:val="1"/>
    <w:qFormat/>
    <w:rsid w:val="00D51681"/>
    <w:pPr>
      <w:widowControl w:val="0"/>
      <w:autoSpaceDE w:val="0"/>
      <w:autoSpaceDN w:val="0"/>
      <w:spacing w:after="0" w:line="240" w:lineRule="auto"/>
      <w:ind w:left="107"/>
    </w:pPr>
    <w:rPr>
      <w:rFonts w:ascii="Times New Roman" w:eastAsia="Times New Roman" w:hAnsi="Times New Roman" w:cs="Times New Roman"/>
    </w:rPr>
  </w:style>
  <w:style w:type="paragraph" w:styleId="BalloonText">
    <w:name w:val="Balloon Text"/>
    <w:basedOn w:val="Normal"/>
    <w:link w:val="BalloonTextChar"/>
    <w:uiPriority w:val="99"/>
    <w:semiHidden/>
    <w:unhideWhenUsed/>
    <w:rsid w:val="00D51681"/>
    <w:pPr>
      <w:widowControl w:val="0"/>
      <w:autoSpaceDE w:val="0"/>
      <w:autoSpaceDN w:val="0"/>
      <w:spacing w:after="0" w:line="240" w:lineRule="auto"/>
    </w:pPr>
    <w:rPr>
      <w:rFonts w:ascii="Segoe UI" w:eastAsia="Times New Roman" w:hAnsi="Segoe UI" w:cs="Segoe UI"/>
      <w:sz w:val="18"/>
      <w:szCs w:val="18"/>
    </w:rPr>
  </w:style>
  <w:style w:type="character" w:customStyle="1" w:styleId="BalloonTextChar">
    <w:name w:val="Balloon Text Char"/>
    <w:basedOn w:val="DefaultParagraphFont"/>
    <w:link w:val="BalloonText"/>
    <w:uiPriority w:val="99"/>
    <w:semiHidden/>
    <w:rsid w:val="00D51681"/>
    <w:rPr>
      <w:rFonts w:ascii="Segoe UI" w:eastAsia="Times New Roman" w:hAnsi="Segoe UI" w:cs="Segoe UI"/>
      <w:sz w:val="18"/>
      <w:szCs w:val="18"/>
    </w:rPr>
  </w:style>
  <w:style w:type="paragraph" w:styleId="Header">
    <w:name w:val="header"/>
    <w:basedOn w:val="Normal"/>
    <w:link w:val="HeaderChar"/>
    <w:unhideWhenUsed/>
    <w:rsid w:val="00D51681"/>
    <w:pPr>
      <w:widowControl w:val="0"/>
      <w:tabs>
        <w:tab w:val="center" w:pos="4680"/>
        <w:tab w:val="right" w:pos="9360"/>
      </w:tabs>
      <w:autoSpaceDE w:val="0"/>
      <w:autoSpaceDN w:val="0"/>
      <w:spacing w:after="0" w:line="240" w:lineRule="auto"/>
    </w:pPr>
    <w:rPr>
      <w:rFonts w:ascii="Times New Roman" w:eastAsia="Times New Roman" w:hAnsi="Times New Roman" w:cs="Times New Roman"/>
    </w:rPr>
  </w:style>
  <w:style w:type="character" w:customStyle="1" w:styleId="HeaderChar">
    <w:name w:val="Header Char"/>
    <w:basedOn w:val="DefaultParagraphFont"/>
    <w:link w:val="Header"/>
    <w:rsid w:val="00D51681"/>
    <w:rPr>
      <w:rFonts w:ascii="Times New Roman" w:eastAsia="Times New Roman" w:hAnsi="Times New Roman" w:cs="Times New Roman"/>
    </w:rPr>
  </w:style>
  <w:style w:type="paragraph" w:styleId="Footer">
    <w:name w:val="footer"/>
    <w:basedOn w:val="Normal"/>
    <w:link w:val="FooterChar"/>
    <w:uiPriority w:val="99"/>
    <w:unhideWhenUsed/>
    <w:rsid w:val="00D51681"/>
    <w:pPr>
      <w:widowControl w:val="0"/>
      <w:tabs>
        <w:tab w:val="center" w:pos="4680"/>
        <w:tab w:val="right" w:pos="9360"/>
      </w:tabs>
      <w:autoSpaceDE w:val="0"/>
      <w:autoSpaceDN w:val="0"/>
      <w:spacing w:after="0" w:line="240" w:lineRule="auto"/>
    </w:pPr>
    <w:rPr>
      <w:rFonts w:ascii="Times New Roman" w:eastAsia="Times New Roman" w:hAnsi="Times New Roman" w:cs="Times New Roman"/>
    </w:rPr>
  </w:style>
  <w:style w:type="character" w:customStyle="1" w:styleId="FooterChar">
    <w:name w:val="Footer Char"/>
    <w:basedOn w:val="DefaultParagraphFont"/>
    <w:link w:val="Footer"/>
    <w:uiPriority w:val="99"/>
    <w:rsid w:val="00D51681"/>
    <w:rPr>
      <w:rFonts w:ascii="Times New Roman" w:eastAsia="Times New Roman" w:hAnsi="Times New Roman" w:cs="Times New Roman"/>
    </w:rPr>
  </w:style>
  <w:style w:type="paragraph" w:styleId="NormalIndent">
    <w:name w:val="Normal Indent"/>
    <w:basedOn w:val="Normal"/>
    <w:unhideWhenUsed/>
    <w:rsid w:val="00D51681"/>
    <w:pPr>
      <w:widowControl w:val="0"/>
      <w:autoSpaceDE w:val="0"/>
      <w:autoSpaceDN w:val="0"/>
      <w:spacing w:after="0" w:line="240" w:lineRule="auto"/>
      <w:ind w:left="720"/>
    </w:pPr>
    <w:rPr>
      <w:rFonts w:ascii="Times New Roman" w:eastAsia="Times New Roman" w:hAnsi="Times New Roman" w:cs="Times New Roman"/>
    </w:rPr>
  </w:style>
  <w:style w:type="character" w:styleId="CommentReference">
    <w:name w:val="annotation reference"/>
    <w:basedOn w:val="DefaultParagraphFont"/>
    <w:uiPriority w:val="99"/>
    <w:semiHidden/>
    <w:unhideWhenUsed/>
    <w:rsid w:val="00D51681"/>
    <w:rPr>
      <w:sz w:val="16"/>
      <w:szCs w:val="16"/>
    </w:rPr>
  </w:style>
  <w:style w:type="paragraph" w:styleId="CommentText">
    <w:name w:val="annotation text"/>
    <w:basedOn w:val="Normal"/>
    <w:link w:val="CommentTextChar"/>
    <w:uiPriority w:val="99"/>
    <w:unhideWhenUsed/>
    <w:rsid w:val="00D51681"/>
    <w:pPr>
      <w:widowControl w:val="0"/>
      <w:autoSpaceDE w:val="0"/>
      <w:autoSpaceDN w:val="0"/>
      <w:spacing w:after="0" w:line="240" w:lineRule="auto"/>
    </w:pPr>
    <w:rPr>
      <w:rFonts w:ascii="Times New Roman" w:eastAsia="Times New Roman" w:hAnsi="Times New Roman" w:cs="Times New Roman"/>
      <w:sz w:val="20"/>
      <w:szCs w:val="20"/>
    </w:rPr>
  </w:style>
  <w:style w:type="character" w:customStyle="1" w:styleId="CommentTextChar">
    <w:name w:val="Comment Text Char"/>
    <w:basedOn w:val="DefaultParagraphFont"/>
    <w:link w:val="CommentText"/>
    <w:uiPriority w:val="99"/>
    <w:rsid w:val="00D51681"/>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D51681"/>
    <w:rPr>
      <w:b/>
      <w:bCs/>
    </w:rPr>
  </w:style>
  <w:style w:type="character" w:customStyle="1" w:styleId="CommentSubjectChar">
    <w:name w:val="Comment Subject Char"/>
    <w:basedOn w:val="CommentTextChar"/>
    <w:link w:val="CommentSubject"/>
    <w:uiPriority w:val="99"/>
    <w:semiHidden/>
    <w:rsid w:val="00D51681"/>
    <w:rPr>
      <w:rFonts w:ascii="Times New Roman" w:eastAsia="Times New Roman" w:hAnsi="Times New Roman" w:cs="Times New Roman"/>
      <w:b/>
      <w:bCs/>
      <w:sz w:val="20"/>
      <w:szCs w:val="20"/>
    </w:rPr>
  </w:style>
  <w:style w:type="character" w:styleId="Hyperlink">
    <w:name w:val="Hyperlink"/>
    <w:uiPriority w:val="99"/>
    <w:rsid w:val="00D51681"/>
    <w:rPr>
      <w:rFonts w:ascii="Arial" w:hAnsi="Arial"/>
      <w:color w:val="0000FF"/>
      <w:u w:val="single"/>
    </w:rPr>
  </w:style>
  <w:style w:type="table" w:styleId="TableGrid">
    <w:name w:val="Table Grid"/>
    <w:basedOn w:val="TableNormal"/>
    <w:uiPriority w:val="39"/>
    <w:rsid w:val="00D51681"/>
    <w:pPr>
      <w:widowControl w:val="0"/>
      <w:autoSpaceDE w:val="0"/>
      <w:autoSpaceDN w:val="0"/>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D51681"/>
    <w:pPr>
      <w:spacing w:after="0" w:line="240" w:lineRule="auto"/>
    </w:pPr>
    <w:rPr>
      <w:rFonts w:ascii="Times New Roman" w:eastAsia="Times New Roman" w:hAnsi="Times New Roman" w:cs="Times New Roman"/>
    </w:rPr>
  </w:style>
  <w:style w:type="character" w:styleId="Strong">
    <w:name w:val="Strong"/>
    <w:basedOn w:val="DefaultParagraphFont"/>
    <w:uiPriority w:val="22"/>
    <w:qFormat/>
    <w:rsid w:val="00D51681"/>
    <w:rPr>
      <w:b/>
      <w:bCs/>
    </w:rPr>
  </w:style>
  <w:style w:type="character" w:customStyle="1" w:styleId="UnresolvedMention1">
    <w:name w:val="Unresolved Mention1"/>
    <w:basedOn w:val="DefaultParagraphFont"/>
    <w:uiPriority w:val="99"/>
    <w:semiHidden/>
    <w:unhideWhenUsed/>
    <w:rsid w:val="00D51681"/>
    <w:rPr>
      <w:color w:val="605E5C"/>
      <w:shd w:val="clear" w:color="auto" w:fill="E1DFDD"/>
    </w:rPr>
  </w:style>
  <w:style w:type="paragraph" w:styleId="TOCHeading">
    <w:name w:val="TOC Heading"/>
    <w:basedOn w:val="Heading1"/>
    <w:next w:val="Normal"/>
    <w:uiPriority w:val="39"/>
    <w:unhideWhenUsed/>
    <w:qFormat/>
    <w:rsid w:val="00D51681"/>
    <w:pPr>
      <w:keepNext/>
      <w:keepLines/>
      <w:widowControl/>
      <w:autoSpaceDE/>
      <w:autoSpaceDN/>
      <w:spacing w:before="240" w:line="259" w:lineRule="auto"/>
      <w:ind w:left="0"/>
      <w:outlineLvl w:val="9"/>
    </w:pPr>
    <w:rPr>
      <w:rFonts w:asciiTheme="majorHAnsi" w:eastAsiaTheme="majorEastAsia" w:hAnsiTheme="majorHAnsi" w:cstheme="majorBidi"/>
      <w:b w:val="0"/>
      <w:bCs w:val="0"/>
      <w:color w:val="2F5496" w:themeColor="accent1" w:themeShade="BF"/>
      <w:sz w:val="32"/>
      <w:szCs w:val="32"/>
    </w:rPr>
  </w:style>
  <w:style w:type="table" w:customStyle="1" w:styleId="TableGrid1">
    <w:name w:val="Table Grid1"/>
    <w:basedOn w:val="TableNormal"/>
    <w:next w:val="TableGrid"/>
    <w:uiPriority w:val="39"/>
    <w:rsid w:val="0075562F"/>
    <w:pPr>
      <w:widowControl w:val="0"/>
      <w:autoSpaceDE w:val="0"/>
      <w:autoSpaceDN w:val="0"/>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rsid w:val="00B77E99"/>
    <w:pPr>
      <w:tabs>
        <w:tab w:val="left" w:pos="660"/>
        <w:tab w:val="right" w:leader="dot" w:pos="9350"/>
      </w:tabs>
      <w:spacing w:after="100"/>
      <w:ind w:left="660" w:hanging="660"/>
    </w:pPr>
    <w:rPr>
      <w:rFonts w:ascii="Times New Roman" w:hAnsi="Times New Roman" w:cs="Times New Roman"/>
      <w:noProof/>
      <w:sz w:val="24"/>
      <w:szCs w:val="24"/>
    </w:rPr>
  </w:style>
  <w:style w:type="character" w:styleId="UnresolvedMention">
    <w:name w:val="Unresolved Mention"/>
    <w:basedOn w:val="DefaultParagraphFont"/>
    <w:uiPriority w:val="99"/>
    <w:semiHidden/>
    <w:unhideWhenUsed/>
    <w:rsid w:val="00C86524"/>
    <w:rPr>
      <w:color w:val="605E5C"/>
      <w:shd w:val="clear" w:color="auto" w:fill="E1DFDD"/>
    </w:rPr>
  </w:style>
  <w:style w:type="paragraph" w:customStyle="1" w:styleId="Default">
    <w:name w:val="Default"/>
    <w:rsid w:val="00D312CF"/>
    <w:pPr>
      <w:autoSpaceDE w:val="0"/>
      <w:autoSpaceDN w:val="0"/>
      <w:adjustRightInd w:val="0"/>
      <w:spacing w:after="0" w:line="240" w:lineRule="auto"/>
    </w:pPr>
    <w:rPr>
      <w:rFonts w:ascii="Times New Roman" w:hAnsi="Times New Roman" w:cs="Times New Roman"/>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3984279">
      <w:bodyDiv w:val="1"/>
      <w:marLeft w:val="0"/>
      <w:marRight w:val="0"/>
      <w:marTop w:val="0"/>
      <w:marBottom w:val="0"/>
      <w:divBdr>
        <w:top w:val="none" w:sz="0" w:space="0" w:color="auto"/>
        <w:left w:val="none" w:sz="0" w:space="0" w:color="auto"/>
        <w:bottom w:val="none" w:sz="0" w:space="0" w:color="auto"/>
        <w:right w:val="none" w:sz="0" w:space="0" w:color="auto"/>
      </w:divBdr>
    </w:div>
    <w:div w:id="115368914">
      <w:bodyDiv w:val="1"/>
      <w:marLeft w:val="0"/>
      <w:marRight w:val="0"/>
      <w:marTop w:val="0"/>
      <w:marBottom w:val="0"/>
      <w:divBdr>
        <w:top w:val="none" w:sz="0" w:space="0" w:color="auto"/>
        <w:left w:val="none" w:sz="0" w:space="0" w:color="auto"/>
        <w:bottom w:val="none" w:sz="0" w:space="0" w:color="auto"/>
        <w:right w:val="none" w:sz="0" w:space="0" w:color="auto"/>
      </w:divBdr>
    </w:div>
    <w:div w:id="255983823">
      <w:bodyDiv w:val="1"/>
      <w:marLeft w:val="0"/>
      <w:marRight w:val="0"/>
      <w:marTop w:val="0"/>
      <w:marBottom w:val="0"/>
      <w:divBdr>
        <w:top w:val="none" w:sz="0" w:space="0" w:color="auto"/>
        <w:left w:val="none" w:sz="0" w:space="0" w:color="auto"/>
        <w:bottom w:val="none" w:sz="0" w:space="0" w:color="auto"/>
        <w:right w:val="none" w:sz="0" w:space="0" w:color="auto"/>
      </w:divBdr>
    </w:div>
    <w:div w:id="339814513">
      <w:bodyDiv w:val="1"/>
      <w:marLeft w:val="0"/>
      <w:marRight w:val="0"/>
      <w:marTop w:val="0"/>
      <w:marBottom w:val="0"/>
      <w:divBdr>
        <w:top w:val="none" w:sz="0" w:space="0" w:color="auto"/>
        <w:left w:val="none" w:sz="0" w:space="0" w:color="auto"/>
        <w:bottom w:val="none" w:sz="0" w:space="0" w:color="auto"/>
        <w:right w:val="none" w:sz="0" w:space="0" w:color="auto"/>
      </w:divBdr>
    </w:div>
    <w:div w:id="353969157">
      <w:bodyDiv w:val="1"/>
      <w:marLeft w:val="0"/>
      <w:marRight w:val="0"/>
      <w:marTop w:val="0"/>
      <w:marBottom w:val="0"/>
      <w:divBdr>
        <w:top w:val="none" w:sz="0" w:space="0" w:color="auto"/>
        <w:left w:val="none" w:sz="0" w:space="0" w:color="auto"/>
        <w:bottom w:val="none" w:sz="0" w:space="0" w:color="auto"/>
        <w:right w:val="none" w:sz="0" w:space="0" w:color="auto"/>
      </w:divBdr>
    </w:div>
    <w:div w:id="461846776">
      <w:bodyDiv w:val="1"/>
      <w:marLeft w:val="0"/>
      <w:marRight w:val="0"/>
      <w:marTop w:val="0"/>
      <w:marBottom w:val="0"/>
      <w:divBdr>
        <w:top w:val="none" w:sz="0" w:space="0" w:color="auto"/>
        <w:left w:val="none" w:sz="0" w:space="0" w:color="auto"/>
        <w:bottom w:val="none" w:sz="0" w:space="0" w:color="auto"/>
        <w:right w:val="none" w:sz="0" w:space="0" w:color="auto"/>
      </w:divBdr>
    </w:div>
    <w:div w:id="796027607">
      <w:bodyDiv w:val="1"/>
      <w:marLeft w:val="0"/>
      <w:marRight w:val="0"/>
      <w:marTop w:val="0"/>
      <w:marBottom w:val="0"/>
      <w:divBdr>
        <w:top w:val="none" w:sz="0" w:space="0" w:color="auto"/>
        <w:left w:val="none" w:sz="0" w:space="0" w:color="auto"/>
        <w:bottom w:val="none" w:sz="0" w:space="0" w:color="auto"/>
        <w:right w:val="none" w:sz="0" w:space="0" w:color="auto"/>
      </w:divBdr>
    </w:div>
    <w:div w:id="995491962">
      <w:bodyDiv w:val="1"/>
      <w:marLeft w:val="0"/>
      <w:marRight w:val="0"/>
      <w:marTop w:val="0"/>
      <w:marBottom w:val="0"/>
      <w:divBdr>
        <w:top w:val="none" w:sz="0" w:space="0" w:color="auto"/>
        <w:left w:val="none" w:sz="0" w:space="0" w:color="auto"/>
        <w:bottom w:val="none" w:sz="0" w:space="0" w:color="auto"/>
        <w:right w:val="none" w:sz="0" w:space="0" w:color="auto"/>
      </w:divBdr>
    </w:div>
    <w:div w:id="1012681306">
      <w:bodyDiv w:val="1"/>
      <w:marLeft w:val="0"/>
      <w:marRight w:val="0"/>
      <w:marTop w:val="0"/>
      <w:marBottom w:val="0"/>
      <w:divBdr>
        <w:top w:val="none" w:sz="0" w:space="0" w:color="auto"/>
        <w:left w:val="none" w:sz="0" w:space="0" w:color="auto"/>
        <w:bottom w:val="none" w:sz="0" w:space="0" w:color="auto"/>
        <w:right w:val="none" w:sz="0" w:space="0" w:color="auto"/>
      </w:divBdr>
    </w:div>
    <w:div w:id="1045568513">
      <w:bodyDiv w:val="1"/>
      <w:marLeft w:val="0"/>
      <w:marRight w:val="0"/>
      <w:marTop w:val="0"/>
      <w:marBottom w:val="0"/>
      <w:divBdr>
        <w:top w:val="none" w:sz="0" w:space="0" w:color="auto"/>
        <w:left w:val="none" w:sz="0" w:space="0" w:color="auto"/>
        <w:bottom w:val="none" w:sz="0" w:space="0" w:color="auto"/>
        <w:right w:val="none" w:sz="0" w:space="0" w:color="auto"/>
      </w:divBdr>
    </w:div>
    <w:div w:id="1313099316">
      <w:bodyDiv w:val="1"/>
      <w:marLeft w:val="0"/>
      <w:marRight w:val="0"/>
      <w:marTop w:val="0"/>
      <w:marBottom w:val="0"/>
      <w:divBdr>
        <w:top w:val="none" w:sz="0" w:space="0" w:color="auto"/>
        <w:left w:val="none" w:sz="0" w:space="0" w:color="auto"/>
        <w:bottom w:val="none" w:sz="0" w:space="0" w:color="auto"/>
        <w:right w:val="none" w:sz="0" w:space="0" w:color="auto"/>
      </w:divBdr>
    </w:div>
    <w:div w:id="1737625390">
      <w:bodyDiv w:val="1"/>
      <w:marLeft w:val="0"/>
      <w:marRight w:val="0"/>
      <w:marTop w:val="0"/>
      <w:marBottom w:val="0"/>
      <w:divBdr>
        <w:top w:val="none" w:sz="0" w:space="0" w:color="auto"/>
        <w:left w:val="none" w:sz="0" w:space="0" w:color="auto"/>
        <w:bottom w:val="none" w:sz="0" w:space="0" w:color="auto"/>
        <w:right w:val="none" w:sz="0" w:space="0" w:color="auto"/>
      </w:divBdr>
    </w:div>
    <w:div w:id="1778718687">
      <w:bodyDiv w:val="1"/>
      <w:marLeft w:val="0"/>
      <w:marRight w:val="0"/>
      <w:marTop w:val="0"/>
      <w:marBottom w:val="0"/>
      <w:divBdr>
        <w:top w:val="none" w:sz="0" w:space="0" w:color="auto"/>
        <w:left w:val="none" w:sz="0" w:space="0" w:color="auto"/>
        <w:bottom w:val="none" w:sz="0" w:space="0" w:color="auto"/>
        <w:right w:val="none" w:sz="0" w:space="0" w:color="auto"/>
      </w:divBdr>
    </w:div>
    <w:div w:id="21159771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yperlink" Target="http://www.support.dell.com" TargetMode="External"/><Relationship Id="rId18" Type="http://schemas.openxmlformats.org/officeDocument/2006/relationships/hyperlink" Target="mailto:9-AIT-PRINT@FAA.GOV"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s://pay.gov/public/home/makepayment" TargetMode="External"/><Relationship Id="rId7" Type="http://schemas.openxmlformats.org/officeDocument/2006/relationships/endnotes" Target="endnotes.xml"/><Relationship Id="rId12" Type="http://schemas.openxmlformats.org/officeDocument/2006/relationships/hyperlink" Target="http://www.section508.gov/" TargetMode="External"/><Relationship Id="rId17" Type="http://schemas.openxmlformats.org/officeDocument/2006/relationships/hyperlink" Target="mailto:9-AIT-PRINT@FAA.GOV" TargetMode="External"/><Relationship Id="rId25" Type="http://schemas.microsoft.com/office/2011/relationships/people" Target="people.xml"/><Relationship Id="rId2" Type="http://schemas.openxmlformats.org/officeDocument/2006/relationships/numbering" Target="numbering.xml"/><Relationship Id="rId16" Type="http://schemas.openxmlformats.org/officeDocument/2006/relationships/hyperlink" Target="mailto:9-AIT-PRINT@FAA.GOV" TargetMode="External"/><Relationship Id="rId20" Type="http://schemas.openxmlformats.org/officeDocument/2006/relationships/hyperlink" Target="mailto:9-AIT-Print@faa.gov" TargetMode="External"/><Relationship Id="rId29"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www.cisa.gov/secure-software-attestation-form" TargetMode="External"/><Relationship Id="rId23" Type="http://schemas.openxmlformats.org/officeDocument/2006/relationships/footer" Target="footer1.xml"/><Relationship Id="rId28" Type="http://schemas.openxmlformats.org/officeDocument/2006/relationships/customXml" Target="../customXml/item3.xml"/><Relationship Id="rId10" Type="http://schemas.microsoft.com/office/2016/09/relationships/commentsIds" Target="commentsIds.xml"/><Relationship Id="rId19" Type="http://schemas.openxmlformats.org/officeDocument/2006/relationships/hyperlink" Target="mailto:9-AIT-Print@faa.gov" TargetMode="Externa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hyperlink" Target="https://softwaresecurity.cisa.gov/login?callbackUrl=https%3A%2F%2Fsoftwaresecurity.cisa.gov%2Fsoftware" TargetMode="External"/><Relationship Id="rId22" Type="http://schemas.openxmlformats.org/officeDocument/2006/relationships/hyperlink" Target="https://www.pay.gov/public/form/start/30478340" TargetMode="External"/><Relationship Id="rId27"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D59ED09DE958EE4685EC40433285F5BE" ma:contentTypeVersion="6" ma:contentTypeDescription="Create a new document." ma:contentTypeScope="" ma:versionID="b492f1a1ca3016f1be41493bb6fb2fd8">
  <xsd:schema xmlns:xsd="http://www.w3.org/2001/XMLSchema" xmlns:xs="http://www.w3.org/2001/XMLSchema" xmlns:p="http://schemas.microsoft.com/office/2006/metadata/properties" xmlns:ns2="83bd904c-fa82-4318-9bd8-4e145a319380" xmlns:ns3="8b430890-668a-4025-bb59-a9367623a4df" targetNamespace="http://schemas.microsoft.com/office/2006/metadata/properties" ma:root="true" ma:fieldsID="cc0465ce9948e688bcbbb9e3363e9410" ns2:_="" ns3:_="">
    <xsd:import namespace="83bd904c-fa82-4318-9bd8-4e145a319380"/>
    <xsd:import namespace="8b430890-668a-4025-bb59-a9367623a4df"/>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3bd904c-fa82-4318-9bd8-4e145a31938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b430890-668a-4025-bb59-a9367623a4df"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62F8E86-AD5B-4A6C-A731-6D8D414968C2}">
  <ds:schemaRefs>
    <ds:schemaRef ds:uri="http://schemas.openxmlformats.org/officeDocument/2006/bibliography"/>
  </ds:schemaRefs>
</ds:datastoreItem>
</file>

<file path=customXml/itemProps2.xml><?xml version="1.0" encoding="utf-8"?>
<ds:datastoreItem xmlns:ds="http://schemas.openxmlformats.org/officeDocument/2006/customXml" ds:itemID="{D3036F6F-D5E1-4A6F-9357-8CA9B26354D7}"/>
</file>

<file path=customXml/itemProps3.xml><?xml version="1.0" encoding="utf-8"?>
<ds:datastoreItem xmlns:ds="http://schemas.openxmlformats.org/officeDocument/2006/customXml" ds:itemID="{3C5A0073-7E20-4DDD-9202-62E16A3FF8F3}"/>
</file>

<file path=customXml/itemProps4.xml><?xml version="1.0" encoding="utf-8"?>
<ds:datastoreItem xmlns:ds="http://schemas.openxmlformats.org/officeDocument/2006/customXml" ds:itemID="{E9A5DA54-9B1D-4546-8D09-43178672EA8C}"/>
</file>

<file path=docProps/app.xml><?xml version="1.0" encoding="utf-8"?>
<Properties xmlns="http://schemas.openxmlformats.org/officeDocument/2006/extended-properties" xmlns:vt="http://schemas.openxmlformats.org/officeDocument/2006/docPropsVTypes">
  <Template>Normal</Template>
  <TotalTime>14</TotalTime>
  <Pages>30</Pages>
  <Words>9486</Words>
  <Characters>54076</Characters>
  <Application>Microsoft Office Word</Application>
  <DocSecurity>0</DocSecurity>
  <Lines>450</Lines>
  <Paragraphs>126</Paragraphs>
  <ScaleCrop>false</ScaleCrop>
  <HeadingPairs>
    <vt:vector size="2" baseType="variant">
      <vt:variant>
        <vt:lpstr>Title</vt:lpstr>
      </vt:variant>
      <vt:variant>
        <vt:i4>1</vt:i4>
      </vt:variant>
    </vt:vector>
  </HeadingPairs>
  <TitlesOfParts>
    <vt:vector size="1" baseType="lpstr">
      <vt:lpstr/>
    </vt:vector>
  </TitlesOfParts>
  <Company>Federal Aviation Administration</Company>
  <LinksUpToDate>false</LinksUpToDate>
  <CharactersWithSpaces>63436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Carbonetti, Jeffrey (FAA)</dc:creator>
  <cp:keywords/>
  <dc:description/>
  <cp:lastModifiedBy>Burns, Willaton (FAA)</cp:lastModifiedBy>
  <cp:revision>4</cp:revision>
  <dcterms:created xsi:type="dcterms:W3CDTF">2026-07-23T13:00:00Z</dcterms:created>
  <dcterms:modified xsi:type="dcterms:W3CDTF">2026-07-23T16:02:00Z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02fe3740b28856f0d67f5d3b9b39f32540ca8c9dc2124e86224ac036ed379940</vt:lpwstr>
  </property>
  <property fmtid="{D5CDD505-2E9C-101B-9397-08002B2CF9AE}" pid="3" name="ContentTypeId">
    <vt:lpwstr>0x010100D59ED09DE958EE4685EC40433285F5BE</vt:lpwstr>
  </property>
</Properties>
</file>